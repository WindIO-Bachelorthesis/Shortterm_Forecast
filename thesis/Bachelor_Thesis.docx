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78A0695" w14:textId="14FD2DBF" w:rsidR="006C1247" w:rsidRDefault="006C1247" w:rsidP="00635FF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C1247" w14:paraId="55A4490B" w14:textId="77777777" w:rsidTr="00EB2A14">
        <w:tc>
          <w:tcPr>
            <w:tcW w:w="4530" w:type="dxa"/>
            <w:vAlign w:val="center"/>
          </w:tcPr>
          <w:p w14:paraId="092F2AFC" w14:textId="77777777" w:rsidR="006C1247" w:rsidRDefault="006C1247" w:rsidP="003630AE">
            <w:pPr>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1A93146C" wp14:editId="17833C84">
                  <wp:extent cx="1360800" cy="396000"/>
                  <wp:effectExtent l="0" t="0" r="0" b="4445"/>
                  <wp:docPr id="35" name="Grafik 35" descr="CONTACT Software GmbH - OWL Maschin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CT Software GmbH - OWL Maschinenba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800" cy="396000"/>
                          </a:xfrm>
                          <a:prstGeom prst="rect">
                            <a:avLst/>
                          </a:prstGeom>
                          <a:noFill/>
                          <a:ln>
                            <a:noFill/>
                          </a:ln>
                        </pic:spPr>
                      </pic:pic>
                    </a:graphicData>
                  </a:graphic>
                </wp:inline>
              </w:drawing>
            </w:r>
          </w:p>
        </w:tc>
        <w:tc>
          <w:tcPr>
            <w:tcW w:w="4530" w:type="dxa"/>
            <w:vAlign w:val="center"/>
          </w:tcPr>
          <w:p w14:paraId="7190A8B0" w14:textId="77777777" w:rsidR="006C1247" w:rsidRDefault="006C1247" w:rsidP="003630AE">
            <w:pPr>
              <w:pBdr>
                <w:top w:val="none" w:sz="0" w:space="0" w:color="auto"/>
                <w:left w:val="none" w:sz="0" w:space="0" w:color="auto"/>
                <w:bottom w:val="none" w:sz="0" w:space="0" w:color="auto"/>
                <w:right w:val="none" w:sz="0" w:space="0" w:color="auto"/>
                <w:between w:val="none" w:sz="0" w:space="0" w:color="auto"/>
              </w:pBdr>
              <w:jc w:val="center"/>
            </w:pPr>
            <w:r>
              <w:rPr>
                <w:b/>
                <w:noProof/>
                <w:lang w:eastAsia="de-DE"/>
              </w:rPr>
              <w:drawing>
                <wp:inline distT="0" distB="0" distL="0" distR="0" wp14:anchorId="20B56028" wp14:editId="2381CF10">
                  <wp:extent cx="2253600" cy="396000"/>
                  <wp:effectExtent l="0" t="0" r="0" b="4445"/>
                  <wp:docPr id="36" name="Bild 3" descr="Logo_Un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_Uni_1"/>
                          <pic:cNvPicPr>
                            <a:picLocks noChangeAspect="1"/>
                          </pic:cNvPicPr>
                        </pic:nvPicPr>
                        <pic:blipFill>
                          <a:blip r:embed="rId9" cstate="print">
                            <a:extLst>
                              <a:ext uri="{28A0092B-C50C-407E-A947-70E740481C1C}">
                                <a14:useLocalDpi xmlns:a14="http://schemas.microsoft.com/office/drawing/2010/main" val="0"/>
                              </a:ext>
                            </a:extLst>
                          </a:blip>
                          <a:stretch/>
                        </pic:blipFill>
                        <pic:spPr bwMode="auto">
                          <a:xfrm>
                            <a:off x="0" y="0"/>
                            <a:ext cx="2253600" cy="396000"/>
                          </a:xfrm>
                          <a:prstGeom prst="rect">
                            <a:avLst/>
                          </a:prstGeom>
                          <a:noFill/>
                          <a:ln>
                            <a:noFill/>
                          </a:ln>
                        </pic:spPr>
                      </pic:pic>
                    </a:graphicData>
                  </a:graphic>
                </wp:inline>
              </w:drawing>
            </w:r>
          </w:p>
        </w:tc>
      </w:tr>
    </w:tbl>
    <w:p w14:paraId="4FD0B7DA" w14:textId="77777777" w:rsidR="006C1247" w:rsidRDefault="006C1247" w:rsidP="00635FF9"/>
    <w:p w14:paraId="7184D38D" w14:textId="77777777" w:rsidR="002C4E9B" w:rsidRDefault="002C4E9B" w:rsidP="00635FF9"/>
    <w:p w14:paraId="4D7FCBB2" w14:textId="4B826B48" w:rsidR="00635FF9" w:rsidRDefault="00880FB2" w:rsidP="00635FF9">
      <w:pPr>
        <w:jc w:val="center"/>
        <w:rPr>
          <w:sz w:val="36"/>
          <w:szCs w:val="36"/>
        </w:rPr>
      </w:pPr>
      <w:r>
        <w:rPr>
          <w:sz w:val="36"/>
          <w:szCs w:val="36"/>
        </w:rPr>
        <w:t>Bachelor</w:t>
      </w:r>
      <w:r w:rsidR="00411E37">
        <w:rPr>
          <w:sz w:val="36"/>
          <w:szCs w:val="36"/>
        </w:rPr>
        <w:t>-T</w:t>
      </w:r>
      <w:r w:rsidR="00C80BBD">
        <w:rPr>
          <w:sz w:val="36"/>
          <w:szCs w:val="36"/>
        </w:rPr>
        <w:t>hesis</w:t>
      </w:r>
    </w:p>
    <w:p w14:paraId="57B23D82" w14:textId="5EF82BB0" w:rsidR="005017D7" w:rsidRDefault="005017D7" w:rsidP="00206344">
      <w:pPr>
        <w:pStyle w:val="Default"/>
      </w:pPr>
    </w:p>
    <w:p w14:paraId="71B0E2BD" w14:textId="77777777" w:rsidR="00151B2A" w:rsidRDefault="00151B2A" w:rsidP="00206344">
      <w:pPr>
        <w:pStyle w:val="Default"/>
      </w:pPr>
    </w:p>
    <w:p w14:paraId="6029C3A8" w14:textId="245BB94E" w:rsidR="00880FB2" w:rsidRDefault="00206344" w:rsidP="00206344">
      <w:pPr>
        <w:pStyle w:val="Textkrper"/>
        <w:jc w:val="center"/>
        <w:rPr>
          <w:b/>
          <w:bCs/>
          <w:sz w:val="36"/>
          <w:szCs w:val="36"/>
          <w:lang w:val="de-DE"/>
        </w:rPr>
      </w:pPr>
      <w:r w:rsidRPr="00206344">
        <w:rPr>
          <w:b/>
          <w:bCs/>
          <w:sz w:val="36"/>
          <w:szCs w:val="36"/>
          <w:lang w:val="de-DE"/>
        </w:rPr>
        <w:t>Kurzzeitprognose der Turmschwingungskinematik von Onshore-Windenergieanlagen</w:t>
      </w:r>
    </w:p>
    <w:p w14:paraId="6DE0BE59" w14:textId="1EB85ED2" w:rsidR="00206344" w:rsidRDefault="00206344" w:rsidP="00206344">
      <w:pPr>
        <w:pStyle w:val="Textkrper"/>
        <w:jc w:val="center"/>
        <w:rPr>
          <w:b/>
          <w:bCs/>
          <w:sz w:val="36"/>
          <w:szCs w:val="36"/>
          <w:lang w:val="de-DE"/>
        </w:rPr>
      </w:pPr>
    </w:p>
    <w:p w14:paraId="221A7249" w14:textId="47D6A753" w:rsidR="00206344" w:rsidRPr="000001FF" w:rsidRDefault="005D40A6" w:rsidP="00151B2A">
      <w:pPr>
        <w:pStyle w:val="Textkrper"/>
        <w:rPr>
          <w:rFonts w:cs="Arial"/>
          <w:b/>
          <w:sz w:val="24"/>
          <w:szCs w:val="24"/>
          <w:lang w:val="de-DE"/>
        </w:rPr>
      </w:pPr>
      <w:r w:rsidRPr="000001FF">
        <w:rPr>
          <w:rFonts w:cs="Arial"/>
          <w:sz w:val="24"/>
          <w:szCs w:val="24"/>
          <w:lang w:val="de-DE"/>
        </w:rPr>
        <w:br/>
      </w:r>
    </w:p>
    <w:p w14:paraId="6F838E7E" w14:textId="77777777" w:rsidR="006C1247" w:rsidRPr="000001FF" w:rsidRDefault="006C1247" w:rsidP="00635FF9">
      <w:pPr>
        <w:rPr>
          <w:szCs w:val="24"/>
        </w:rPr>
      </w:pPr>
    </w:p>
    <w:p w14:paraId="0E2B80C6" w14:textId="0E54B2B4" w:rsidR="00635FF9" w:rsidRDefault="00880FB2" w:rsidP="00ED58FA">
      <w:pPr>
        <w:spacing w:before="240"/>
        <w:ind w:left="708"/>
        <w:rPr>
          <w:sz w:val="28"/>
          <w:szCs w:val="28"/>
        </w:rPr>
      </w:pPr>
      <w:r w:rsidRPr="00563E14">
        <w:rPr>
          <w:sz w:val="28"/>
          <w:szCs w:val="28"/>
        </w:rPr>
        <w:t>Autor:</w:t>
      </w:r>
      <w:r w:rsidRPr="00563E14">
        <w:rPr>
          <w:sz w:val="28"/>
          <w:szCs w:val="28"/>
        </w:rPr>
        <w:tab/>
      </w:r>
      <w:r w:rsidRPr="00563E14">
        <w:rPr>
          <w:sz w:val="28"/>
          <w:szCs w:val="28"/>
        </w:rPr>
        <w:tab/>
      </w:r>
      <w:r w:rsidRPr="00563E14">
        <w:rPr>
          <w:sz w:val="28"/>
          <w:szCs w:val="28"/>
        </w:rPr>
        <w:tab/>
      </w:r>
      <w:r w:rsidRPr="00563E14">
        <w:rPr>
          <w:sz w:val="28"/>
          <w:szCs w:val="28"/>
        </w:rPr>
        <w:tab/>
      </w:r>
      <w:r w:rsidR="00ED58FA">
        <w:rPr>
          <w:sz w:val="28"/>
          <w:szCs w:val="28"/>
        </w:rPr>
        <w:tab/>
      </w:r>
      <w:r w:rsidRPr="00563E14">
        <w:rPr>
          <w:sz w:val="28"/>
          <w:szCs w:val="28"/>
        </w:rPr>
        <w:t>Zelgai Nemati</w:t>
      </w:r>
    </w:p>
    <w:p w14:paraId="2B66A81B" w14:textId="3DE58010" w:rsidR="00184F43" w:rsidRPr="00563E14" w:rsidRDefault="00184F43" w:rsidP="00ED58FA">
      <w:pPr>
        <w:spacing w:before="240"/>
        <w:ind w:firstLine="708"/>
        <w:rPr>
          <w:sz w:val="28"/>
          <w:szCs w:val="28"/>
        </w:rPr>
      </w:pPr>
      <w:r>
        <w:rPr>
          <w:sz w:val="28"/>
          <w:szCs w:val="28"/>
        </w:rPr>
        <w:t>Matrikelnummer:</w:t>
      </w:r>
      <w:r>
        <w:rPr>
          <w:sz w:val="28"/>
          <w:szCs w:val="28"/>
        </w:rPr>
        <w:tab/>
      </w:r>
      <w:r>
        <w:rPr>
          <w:sz w:val="28"/>
          <w:szCs w:val="28"/>
        </w:rPr>
        <w:tab/>
      </w:r>
      <w:r>
        <w:rPr>
          <w:sz w:val="28"/>
          <w:szCs w:val="28"/>
        </w:rPr>
        <w:tab/>
      </w:r>
      <w:r w:rsidR="00ED58FA">
        <w:rPr>
          <w:sz w:val="28"/>
          <w:szCs w:val="28"/>
        </w:rPr>
        <w:tab/>
      </w:r>
      <w:r>
        <w:rPr>
          <w:sz w:val="28"/>
          <w:szCs w:val="28"/>
        </w:rPr>
        <w:t>4516359</w:t>
      </w:r>
    </w:p>
    <w:p w14:paraId="35F7D4FE" w14:textId="59E17947" w:rsidR="00635FF9" w:rsidRPr="00563E14" w:rsidRDefault="00635FF9" w:rsidP="00ED58FA">
      <w:pPr>
        <w:spacing w:before="240"/>
        <w:ind w:firstLine="708"/>
        <w:rPr>
          <w:sz w:val="28"/>
          <w:szCs w:val="28"/>
        </w:rPr>
      </w:pPr>
      <w:r w:rsidRPr="00563E14">
        <w:rPr>
          <w:sz w:val="28"/>
          <w:szCs w:val="28"/>
        </w:rPr>
        <w:t>Studiengang:</w:t>
      </w:r>
      <w:r w:rsidRPr="00563E14">
        <w:rPr>
          <w:sz w:val="28"/>
          <w:szCs w:val="28"/>
        </w:rPr>
        <w:tab/>
      </w:r>
      <w:r w:rsidRPr="00563E14">
        <w:rPr>
          <w:sz w:val="28"/>
          <w:szCs w:val="28"/>
        </w:rPr>
        <w:tab/>
      </w:r>
      <w:r w:rsidRPr="00563E14">
        <w:rPr>
          <w:sz w:val="28"/>
          <w:szCs w:val="28"/>
        </w:rPr>
        <w:tab/>
      </w:r>
      <w:r w:rsidR="00ED58FA">
        <w:rPr>
          <w:sz w:val="28"/>
          <w:szCs w:val="28"/>
        </w:rPr>
        <w:tab/>
      </w:r>
      <w:r w:rsidR="00DA19B3">
        <w:rPr>
          <w:sz w:val="28"/>
          <w:szCs w:val="28"/>
        </w:rPr>
        <w:t xml:space="preserve">B. Sc. </w:t>
      </w:r>
      <w:r w:rsidRPr="00563E14">
        <w:rPr>
          <w:sz w:val="28"/>
          <w:szCs w:val="28"/>
        </w:rPr>
        <w:t>Systems Engineering</w:t>
      </w:r>
    </w:p>
    <w:p w14:paraId="7FB2DC6D" w14:textId="2F75D48B" w:rsidR="00635FF9" w:rsidRPr="00563E14" w:rsidRDefault="00880FB2" w:rsidP="00ED58FA">
      <w:pPr>
        <w:spacing w:before="240"/>
        <w:ind w:firstLine="708"/>
        <w:rPr>
          <w:sz w:val="28"/>
          <w:szCs w:val="28"/>
        </w:rPr>
      </w:pPr>
      <w:r w:rsidRPr="00563E14">
        <w:rPr>
          <w:sz w:val="28"/>
          <w:szCs w:val="28"/>
        </w:rPr>
        <w:t>Erstprüfer</w:t>
      </w:r>
      <w:r w:rsidR="00635FF9" w:rsidRPr="00563E14">
        <w:rPr>
          <w:sz w:val="28"/>
          <w:szCs w:val="28"/>
        </w:rPr>
        <w:t>:</w:t>
      </w:r>
      <w:r w:rsidR="006C1247" w:rsidRPr="00563E14">
        <w:rPr>
          <w:sz w:val="28"/>
          <w:szCs w:val="28"/>
        </w:rPr>
        <w:tab/>
      </w:r>
      <w:r w:rsidR="006C1247" w:rsidRPr="00563E14">
        <w:rPr>
          <w:sz w:val="28"/>
          <w:szCs w:val="28"/>
        </w:rPr>
        <w:tab/>
      </w:r>
      <w:r w:rsidR="006C1247" w:rsidRPr="00563E14">
        <w:rPr>
          <w:sz w:val="28"/>
          <w:szCs w:val="28"/>
        </w:rPr>
        <w:tab/>
      </w:r>
      <w:r w:rsidR="00563E14">
        <w:rPr>
          <w:sz w:val="28"/>
          <w:szCs w:val="28"/>
        </w:rPr>
        <w:tab/>
      </w:r>
      <w:r w:rsidR="00ED58FA">
        <w:rPr>
          <w:sz w:val="28"/>
          <w:szCs w:val="28"/>
        </w:rPr>
        <w:tab/>
      </w:r>
      <w:r w:rsidR="00635FF9" w:rsidRPr="00563E14">
        <w:rPr>
          <w:sz w:val="28"/>
          <w:szCs w:val="28"/>
        </w:rPr>
        <w:t>Prof. Dr. Klaus-Dieter Thoben</w:t>
      </w:r>
    </w:p>
    <w:p w14:paraId="0BBF3EBB" w14:textId="7F45962E" w:rsidR="00635FF9" w:rsidRPr="00563E14" w:rsidRDefault="00880FB2" w:rsidP="00ED58FA">
      <w:pPr>
        <w:spacing w:before="240"/>
        <w:ind w:firstLine="708"/>
        <w:jc w:val="left"/>
        <w:rPr>
          <w:sz w:val="28"/>
          <w:szCs w:val="28"/>
        </w:rPr>
      </w:pPr>
      <w:r w:rsidRPr="00563E14">
        <w:rPr>
          <w:sz w:val="28"/>
          <w:szCs w:val="28"/>
        </w:rPr>
        <w:t>Zweitprüfer</w:t>
      </w:r>
      <w:r w:rsidR="00635FF9" w:rsidRPr="00563E14">
        <w:rPr>
          <w:sz w:val="28"/>
          <w:szCs w:val="28"/>
        </w:rPr>
        <w:t>:</w:t>
      </w:r>
      <w:r w:rsidR="00635FF9" w:rsidRPr="00563E14">
        <w:rPr>
          <w:sz w:val="28"/>
          <w:szCs w:val="28"/>
        </w:rPr>
        <w:tab/>
      </w:r>
      <w:r w:rsidR="00635FF9" w:rsidRPr="00563E14">
        <w:rPr>
          <w:sz w:val="28"/>
          <w:szCs w:val="28"/>
        </w:rPr>
        <w:tab/>
      </w:r>
      <w:r w:rsidR="00635FF9" w:rsidRPr="00563E14">
        <w:rPr>
          <w:sz w:val="28"/>
          <w:szCs w:val="28"/>
        </w:rPr>
        <w:tab/>
      </w:r>
      <w:r w:rsidR="00ED58FA">
        <w:rPr>
          <w:sz w:val="28"/>
          <w:szCs w:val="28"/>
        </w:rPr>
        <w:tab/>
      </w:r>
      <w:r w:rsidR="00635FF9" w:rsidRPr="00563E14">
        <w:rPr>
          <w:sz w:val="28"/>
          <w:szCs w:val="28"/>
        </w:rPr>
        <w:t xml:space="preserve">M. Sc. </w:t>
      </w:r>
      <w:r w:rsidRPr="00563E14">
        <w:rPr>
          <w:sz w:val="28"/>
          <w:szCs w:val="28"/>
        </w:rPr>
        <w:t>Andreas Haselsteiner</w:t>
      </w:r>
    </w:p>
    <w:p w14:paraId="29E9EE7C" w14:textId="13BCAE07" w:rsidR="00880FB2" w:rsidRPr="00563E14" w:rsidRDefault="00880FB2" w:rsidP="00ED58FA">
      <w:pPr>
        <w:spacing w:before="240"/>
        <w:ind w:firstLine="708"/>
        <w:jc w:val="left"/>
        <w:rPr>
          <w:sz w:val="28"/>
          <w:szCs w:val="28"/>
        </w:rPr>
      </w:pPr>
      <w:r w:rsidRPr="00563E14">
        <w:rPr>
          <w:sz w:val="28"/>
          <w:szCs w:val="28"/>
        </w:rPr>
        <w:t>Betreuer</w:t>
      </w:r>
      <w:r w:rsidR="003A4E41">
        <w:rPr>
          <w:sz w:val="28"/>
          <w:szCs w:val="28"/>
        </w:rPr>
        <w:t xml:space="preserve"> </w:t>
      </w:r>
      <w:r w:rsidR="00ED58FA">
        <w:rPr>
          <w:sz w:val="28"/>
          <w:szCs w:val="28"/>
        </w:rPr>
        <w:t>Contact Software</w:t>
      </w:r>
      <w:r w:rsidRPr="00563E14">
        <w:rPr>
          <w:sz w:val="28"/>
          <w:szCs w:val="28"/>
        </w:rPr>
        <w:t>:</w:t>
      </w:r>
      <w:r w:rsidRPr="00563E14">
        <w:rPr>
          <w:sz w:val="28"/>
          <w:szCs w:val="28"/>
        </w:rPr>
        <w:tab/>
      </w:r>
      <w:r w:rsidRPr="00563E14">
        <w:rPr>
          <w:sz w:val="28"/>
          <w:szCs w:val="28"/>
        </w:rPr>
        <w:tab/>
        <w:t>Dr. Nicole Göckel</w:t>
      </w:r>
    </w:p>
    <w:p w14:paraId="11290A21" w14:textId="7A9BFDCB" w:rsidR="00880FB2" w:rsidRPr="00563E14" w:rsidRDefault="00880FB2" w:rsidP="006C1247">
      <w:pPr>
        <w:spacing w:before="240"/>
        <w:ind w:left="708" w:firstLine="708"/>
        <w:jc w:val="left"/>
        <w:rPr>
          <w:sz w:val="28"/>
          <w:szCs w:val="28"/>
        </w:rPr>
      </w:pPr>
      <w:r w:rsidRPr="00563E14">
        <w:rPr>
          <w:sz w:val="28"/>
          <w:szCs w:val="28"/>
        </w:rPr>
        <w:tab/>
      </w:r>
      <w:r w:rsidRPr="00563E14">
        <w:rPr>
          <w:sz w:val="28"/>
          <w:szCs w:val="28"/>
        </w:rPr>
        <w:tab/>
      </w:r>
      <w:r w:rsidRPr="00563E14">
        <w:rPr>
          <w:sz w:val="28"/>
          <w:szCs w:val="28"/>
        </w:rPr>
        <w:tab/>
      </w:r>
      <w:r w:rsidRPr="00563E14">
        <w:rPr>
          <w:sz w:val="28"/>
          <w:szCs w:val="28"/>
        </w:rPr>
        <w:tab/>
      </w:r>
      <w:r w:rsidR="00931A74">
        <w:rPr>
          <w:sz w:val="28"/>
          <w:szCs w:val="28"/>
        </w:rPr>
        <w:tab/>
      </w:r>
      <w:r w:rsidRPr="00563E14">
        <w:rPr>
          <w:sz w:val="28"/>
          <w:szCs w:val="28"/>
        </w:rPr>
        <w:t>Dr. Thomas Dickopf</w:t>
      </w:r>
    </w:p>
    <w:p w14:paraId="32455A0E" w14:textId="3A2E8952" w:rsidR="00635FF9" w:rsidRPr="00563E14" w:rsidRDefault="00800040" w:rsidP="00ED58FA">
      <w:pPr>
        <w:spacing w:before="240" w:after="0"/>
        <w:ind w:firstLine="708"/>
        <w:jc w:val="left"/>
        <w:rPr>
          <w:sz w:val="28"/>
          <w:szCs w:val="28"/>
        </w:rPr>
      </w:pPr>
      <w:del w:id="0" w:author="Zelgai Nemati" w:date="2021-12-01T16:53:00Z">
        <w:r w:rsidDel="00673DA4">
          <w:rPr>
            <w:sz w:val="28"/>
            <w:szCs w:val="28"/>
          </w:rPr>
          <w:delText>Bearbeitungszeitraum</w:delText>
        </w:r>
      </w:del>
      <w:ins w:id="1" w:author="Zelgai Nemati" w:date="2021-12-01T16:53:00Z">
        <w:r w:rsidR="00673DA4">
          <w:rPr>
            <w:sz w:val="28"/>
            <w:szCs w:val="28"/>
          </w:rPr>
          <w:t>Abgabedatum</w:t>
        </w:r>
      </w:ins>
      <w:r w:rsidR="00635FF9" w:rsidRPr="00563E14">
        <w:rPr>
          <w:sz w:val="28"/>
          <w:szCs w:val="28"/>
        </w:rPr>
        <w:t>:</w:t>
      </w:r>
      <w:r w:rsidR="00635FF9" w:rsidRPr="00563E14">
        <w:rPr>
          <w:sz w:val="28"/>
          <w:szCs w:val="28"/>
        </w:rPr>
        <w:tab/>
      </w:r>
      <w:r w:rsidR="00635FF9" w:rsidRPr="00563E14">
        <w:rPr>
          <w:sz w:val="28"/>
          <w:szCs w:val="28"/>
        </w:rPr>
        <w:tab/>
      </w:r>
      <w:r w:rsidR="00880FB2" w:rsidRPr="00563E14">
        <w:rPr>
          <w:sz w:val="28"/>
          <w:szCs w:val="28"/>
        </w:rPr>
        <w:tab/>
      </w:r>
      <w:ins w:id="2" w:author="Zelgai Nemati" w:date="2021-12-01T16:53:00Z">
        <w:r w:rsidR="00673DA4">
          <w:rPr>
            <w:sz w:val="28"/>
            <w:szCs w:val="28"/>
          </w:rPr>
          <w:tab/>
        </w:r>
      </w:ins>
      <w:ins w:id="3" w:author="Zelgai Nemati" w:date="2021-12-01T16:54:00Z">
        <w:r w:rsidR="00650E33">
          <w:rPr>
            <w:sz w:val="28"/>
            <w:szCs w:val="28"/>
          </w:rPr>
          <w:t>24</w:t>
        </w:r>
      </w:ins>
      <w:del w:id="4" w:author="Zelgai Nemati" w:date="2021-12-01T16:54:00Z">
        <w:r w:rsidDel="00650E33">
          <w:rPr>
            <w:sz w:val="28"/>
            <w:szCs w:val="28"/>
          </w:rPr>
          <w:delText>13</w:delText>
        </w:r>
      </w:del>
      <w:r w:rsidR="00635FF9" w:rsidRPr="00563E14">
        <w:rPr>
          <w:sz w:val="28"/>
          <w:szCs w:val="28"/>
        </w:rPr>
        <w:t>.</w:t>
      </w:r>
      <w:ins w:id="5" w:author="Zelgai Nemati" w:date="2021-12-01T16:54:00Z">
        <w:r w:rsidR="00650E33">
          <w:rPr>
            <w:sz w:val="28"/>
            <w:szCs w:val="28"/>
          </w:rPr>
          <w:t>0</w:t>
        </w:r>
      </w:ins>
      <w:del w:id="6" w:author="Zelgai Nemati" w:date="2021-12-01T16:54:00Z">
        <w:r w:rsidDel="00650E33">
          <w:rPr>
            <w:sz w:val="28"/>
            <w:szCs w:val="28"/>
          </w:rPr>
          <w:delText>1</w:delText>
        </w:r>
      </w:del>
      <w:r w:rsidR="005A4B7F">
        <w:rPr>
          <w:sz w:val="28"/>
          <w:szCs w:val="28"/>
        </w:rPr>
        <w:t>3</w:t>
      </w:r>
      <w:r>
        <w:rPr>
          <w:sz w:val="28"/>
          <w:szCs w:val="28"/>
        </w:rPr>
        <w:t>.202</w:t>
      </w:r>
      <w:ins w:id="7" w:author="Zelgai Nemati" w:date="2021-12-01T16:54:00Z">
        <w:r w:rsidR="00650E33">
          <w:rPr>
            <w:sz w:val="28"/>
            <w:szCs w:val="28"/>
          </w:rPr>
          <w:t>2</w:t>
        </w:r>
      </w:ins>
      <w:del w:id="8" w:author="Zelgai Nemati" w:date="2021-12-01T16:54:00Z">
        <w:r w:rsidDel="00650E33">
          <w:rPr>
            <w:sz w:val="28"/>
            <w:szCs w:val="28"/>
          </w:rPr>
          <w:delText>1 – 04.03.2022</w:delText>
        </w:r>
      </w:del>
    </w:p>
    <w:p w14:paraId="299CA813" w14:textId="77777777" w:rsidR="00635FF9" w:rsidRDefault="00635FF9" w:rsidP="00635FF9">
      <w:pPr>
        <w:spacing w:after="0"/>
        <w:jc w:val="left"/>
        <w:rPr>
          <w:b/>
          <w:szCs w:val="24"/>
        </w:rPr>
      </w:pPr>
    </w:p>
    <w:p w14:paraId="021884A2" w14:textId="44097E9F" w:rsidR="00635FF9" w:rsidRPr="007A2577" w:rsidRDefault="00635FF9" w:rsidP="00635FF9">
      <w:pPr>
        <w:spacing w:after="0"/>
        <w:jc w:val="left"/>
        <w:rPr>
          <w:sz w:val="52"/>
          <w:szCs w:val="52"/>
        </w:rPr>
        <w:sectPr w:rsidR="00635FF9" w:rsidRPr="007A2577" w:rsidSect="00FB7E08">
          <w:headerReference w:type="even" r:id="rId10"/>
          <w:footerReference w:type="default" r:id="rId11"/>
          <w:headerReference w:type="first" r:id="rId12"/>
          <w:footerReference w:type="first" r:id="rId13"/>
          <w:pgSz w:w="11906" w:h="16838"/>
          <w:pgMar w:top="1417" w:right="1417" w:bottom="1134" w:left="1417" w:header="709" w:footer="709" w:gutter="0"/>
          <w:pgNumType w:start="3"/>
          <w:cols w:space="708"/>
          <w:docGrid w:linePitch="360"/>
        </w:sectPr>
      </w:pPr>
    </w:p>
    <w:p w14:paraId="013956FA" w14:textId="0DB9DB2D" w:rsidR="009858E2" w:rsidRDefault="009858E2" w:rsidP="009858E2">
      <w:pPr>
        <w:spacing w:after="0" w:line="240" w:lineRule="auto"/>
        <w:jc w:val="center"/>
        <w:rPr>
          <w:b/>
          <w:bCs/>
          <w:sz w:val="32"/>
          <w:szCs w:val="32"/>
        </w:rPr>
      </w:pPr>
      <w:r w:rsidRPr="009858E2">
        <w:rPr>
          <w:b/>
          <w:bCs/>
          <w:sz w:val="32"/>
          <w:szCs w:val="32"/>
        </w:rPr>
        <w:lastRenderedPageBreak/>
        <w:t>Erklärung</w:t>
      </w:r>
    </w:p>
    <w:p w14:paraId="17ADE43C" w14:textId="77777777" w:rsidR="009858E2" w:rsidRDefault="009858E2" w:rsidP="009858E2">
      <w:pPr>
        <w:spacing w:after="0" w:line="240" w:lineRule="auto"/>
        <w:jc w:val="center"/>
      </w:pPr>
    </w:p>
    <w:p w14:paraId="10BBE7A8" w14:textId="77777777" w:rsidR="009858E2" w:rsidRDefault="009858E2" w:rsidP="009858E2"/>
    <w:p w14:paraId="00E3C4D3" w14:textId="77777777" w:rsidR="009858E2" w:rsidRDefault="009858E2" w:rsidP="009858E2">
      <w:r>
        <w:t xml:space="preserve">Hiermit versichere ich, dass ich die vorliegende Arbeit ohne Hilfe Dritter und nur mit den angegebenen Quellen und Hilfsmitteln angefertigt habe. Alle Stellen, die aus den Quellen entnommen wurden, sind als solche kenntlich gemacht. </w:t>
      </w:r>
    </w:p>
    <w:p w14:paraId="236AB579" w14:textId="77777777" w:rsidR="009858E2" w:rsidRDefault="009858E2" w:rsidP="009858E2"/>
    <w:p w14:paraId="0F9CA1DA" w14:textId="18220852" w:rsidR="009858E2" w:rsidRDefault="009858E2" w:rsidP="009858E2">
      <w:r>
        <w:t xml:space="preserve">Bremen, den 24. März 2022 </w:t>
      </w:r>
      <w:r>
        <w:tab/>
      </w:r>
      <w:r>
        <w:tab/>
        <w:t xml:space="preserve">_________________________________ </w:t>
      </w:r>
    </w:p>
    <w:p w14:paraId="722A3805" w14:textId="5A825E7C" w:rsidR="009858E2" w:rsidRPr="009858E2" w:rsidRDefault="009858E2" w:rsidP="009858E2">
      <w:pPr>
        <w:ind w:left="4248" w:firstLine="708"/>
        <w:rPr>
          <w:b/>
          <w:bCs/>
          <w:caps/>
          <w:sz w:val="48"/>
          <w:szCs w:val="48"/>
        </w:rPr>
      </w:pPr>
      <w:r>
        <w:t xml:space="preserve">Zelgai, Nemati </w:t>
      </w:r>
      <w:r>
        <w:rPr>
          <w:sz w:val="48"/>
          <w:szCs w:val="48"/>
        </w:rPr>
        <w:br w:type="page"/>
      </w:r>
    </w:p>
    <w:p w14:paraId="505FE777" w14:textId="2892E7A0" w:rsidR="003E5BA8" w:rsidRPr="003E5BA8" w:rsidRDefault="00697BC7" w:rsidP="003E5BA8">
      <w:pPr>
        <w:pStyle w:val="Verzeichnis1"/>
        <w:tabs>
          <w:tab w:val="left" w:pos="460"/>
          <w:tab w:val="right" w:leader="dot" w:pos="9062"/>
        </w:tabs>
        <w:rPr>
          <w:ins w:id="9" w:author="Zelgai Nemati" w:date="2021-12-07T21:02:00Z"/>
          <w:sz w:val="48"/>
          <w:szCs w:val="48"/>
        </w:rPr>
      </w:pPr>
      <w:r>
        <w:rPr>
          <w:sz w:val="48"/>
          <w:szCs w:val="48"/>
        </w:rPr>
        <w:lastRenderedPageBreak/>
        <w:t>I</w:t>
      </w:r>
      <w:r w:rsidR="00635FF9">
        <w:rPr>
          <w:sz w:val="48"/>
          <w:szCs w:val="48"/>
        </w:rPr>
        <w:t>nhaltsverzeichnis</w:t>
      </w:r>
    </w:p>
    <w:p w14:paraId="17CA9FD5" w14:textId="681C5440" w:rsidR="00045908" w:rsidRDefault="00635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r>
        <w:rPr>
          <w:b w:val="0"/>
          <w:sz w:val="48"/>
          <w:szCs w:val="48"/>
        </w:rPr>
        <w:fldChar w:fldCharType="begin"/>
      </w:r>
      <w:r>
        <w:rPr>
          <w:sz w:val="48"/>
          <w:szCs w:val="48"/>
        </w:rPr>
        <w:instrText xml:space="preserve"> TOC \o "1-3" \h \z \u </w:instrText>
      </w:r>
      <w:r>
        <w:rPr>
          <w:b w:val="0"/>
          <w:sz w:val="48"/>
          <w:szCs w:val="48"/>
        </w:rPr>
        <w:fldChar w:fldCharType="separate"/>
      </w:r>
      <w:hyperlink w:anchor="_Toc98853072" w:history="1">
        <w:r w:rsidR="00045908" w:rsidRPr="006D5E87">
          <w:rPr>
            <w:rStyle w:val="Hyperlink"/>
            <w:rFonts w:cs="Arial"/>
            <w:noProof/>
          </w:rPr>
          <w:t>1</w:t>
        </w:r>
        <w:r w:rsidR="00045908">
          <w:rPr>
            <w:rFonts w:asciiTheme="minorHAnsi" w:eastAsiaTheme="minorEastAsia" w:hAnsiTheme="minorHAnsi" w:cstheme="minorBidi"/>
            <w:b w:val="0"/>
            <w:bCs w:val="0"/>
            <w:caps w:val="0"/>
            <w:noProof/>
            <w:sz w:val="22"/>
            <w:szCs w:val="22"/>
            <w:lang w:eastAsia="de-DE"/>
          </w:rPr>
          <w:tab/>
        </w:r>
        <w:r w:rsidR="00045908" w:rsidRPr="006D5E87">
          <w:rPr>
            <w:rStyle w:val="Hyperlink"/>
            <w:rFonts w:cs="Arial"/>
            <w:noProof/>
          </w:rPr>
          <w:t>Einleitung</w:t>
        </w:r>
        <w:r w:rsidR="00045908">
          <w:rPr>
            <w:noProof/>
            <w:webHidden/>
          </w:rPr>
          <w:tab/>
        </w:r>
        <w:r w:rsidR="00045908">
          <w:rPr>
            <w:noProof/>
            <w:webHidden/>
          </w:rPr>
          <w:fldChar w:fldCharType="begin"/>
        </w:r>
        <w:r w:rsidR="00045908">
          <w:rPr>
            <w:noProof/>
            <w:webHidden/>
          </w:rPr>
          <w:instrText xml:space="preserve"> PAGEREF _Toc98853072 \h </w:instrText>
        </w:r>
        <w:r w:rsidR="00045908">
          <w:rPr>
            <w:noProof/>
            <w:webHidden/>
          </w:rPr>
        </w:r>
        <w:r w:rsidR="00045908">
          <w:rPr>
            <w:noProof/>
            <w:webHidden/>
          </w:rPr>
          <w:fldChar w:fldCharType="separate"/>
        </w:r>
        <w:r w:rsidR="00045908">
          <w:rPr>
            <w:noProof/>
            <w:webHidden/>
          </w:rPr>
          <w:t>1</w:t>
        </w:r>
        <w:r w:rsidR="00045908">
          <w:rPr>
            <w:noProof/>
            <w:webHidden/>
          </w:rPr>
          <w:fldChar w:fldCharType="end"/>
        </w:r>
      </w:hyperlink>
    </w:p>
    <w:p w14:paraId="536271F7" w14:textId="48539D3C" w:rsidR="00045908" w:rsidRDefault="0004590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8853073" w:history="1">
        <w:r w:rsidRPr="006D5E87">
          <w:rPr>
            <w:rStyle w:val="Hyperlink"/>
            <w:noProof/>
          </w:rPr>
          <w:t>2</w:t>
        </w:r>
        <w:r>
          <w:rPr>
            <w:rFonts w:asciiTheme="minorHAnsi" w:eastAsiaTheme="minorEastAsia" w:hAnsiTheme="minorHAnsi" w:cstheme="minorBidi"/>
            <w:b w:val="0"/>
            <w:bCs w:val="0"/>
            <w:caps w:val="0"/>
            <w:noProof/>
            <w:sz w:val="22"/>
            <w:szCs w:val="22"/>
            <w:lang w:eastAsia="de-DE"/>
          </w:rPr>
          <w:tab/>
        </w:r>
        <w:r w:rsidRPr="006D5E87">
          <w:rPr>
            <w:rStyle w:val="Hyperlink"/>
            <w:noProof/>
          </w:rPr>
          <w:t>Zielstellung</w:t>
        </w:r>
        <w:r>
          <w:rPr>
            <w:noProof/>
            <w:webHidden/>
          </w:rPr>
          <w:tab/>
        </w:r>
        <w:r>
          <w:rPr>
            <w:noProof/>
            <w:webHidden/>
          </w:rPr>
          <w:fldChar w:fldCharType="begin"/>
        </w:r>
        <w:r>
          <w:rPr>
            <w:noProof/>
            <w:webHidden/>
          </w:rPr>
          <w:instrText xml:space="preserve"> PAGEREF _Toc98853073 \h </w:instrText>
        </w:r>
        <w:r>
          <w:rPr>
            <w:noProof/>
            <w:webHidden/>
          </w:rPr>
        </w:r>
        <w:r>
          <w:rPr>
            <w:noProof/>
            <w:webHidden/>
          </w:rPr>
          <w:fldChar w:fldCharType="separate"/>
        </w:r>
        <w:r>
          <w:rPr>
            <w:noProof/>
            <w:webHidden/>
          </w:rPr>
          <w:t>2</w:t>
        </w:r>
        <w:r>
          <w:rPr>
            <w:noProof/>
            <w:webHidden/>
          </w:rPr>
          <w:fldChar w:fldCharType="end"/>
        </w:r>
      </w:hyperlink>
    </w:p>
    <w:p w14:paraId="02BAE46E" w14:textId="47054508" w:rsidR="00045908" w:rsidRDefault="0004590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8853074" w:history="1">
        <w:r w:rsidRPr="006D5E87">
          <w:rPr>
            <w:rStyle w:val="Hyperlink"/>
            <w:noProof/>
          </w:rPr>
          <w:t>3</w:t>
        </w:r>
        <w:r>
          <w:rPr>
            <w:rFonts w:asciiTheme="minorHAnsi" w:eastAsiaTheme="minorEastAsia" w:hAnsiTheme="minorHAnsi" w:cstheme="minorBidi"/>
            <w:b w:val="0"/>
            <w:bCs w:val="0"/>
            <w:caps w:val="0"/>
            <w:noProof/>
            <w:sz w:val="22"/>
            <w:szCs w:val="22"/>
            <w:lang w:eastAsia="de-DE"/>
          </w:rPr>
          <w:tab/>
        </w:r>
        <w:r w:rsidRPr="006D5E87">
          <w:rPr>
            <w:rStyle w:val="Hyperlink"/>
            <w:noProof/>
          </w:rPr>
          <w:t>Stand der Forschung</w:t>
        </w:r>
        <w:r>
          <w:rPr>
            <w:noProof/>
            <w:webHidden/>
          </w:rPr>
          <w:tab/>
        </w:r>
        <w:r>
          <w:rPr>
            <w:noProof/>
            <w:webHidden/>
          </w:rPr>
          <w:fldChar w:fldCharType="begin"/>
        </w:r>
        <w:r>
          <w:rPr>
            <w:noProof/>
            <w:webHidden/>
          </w:rPr>
          <w:instrText xml:space="preserve"> PAGEREF _Toc98853074 \h </w:instrText>
        </w:r>
        <w:r>
          <w:rPr>
            <w:noProof/>
            <w:webHidden/>
          </w:rPr>
        </w:r>
        <w:r>
          <w:rPr>
            <w:noProof/>
            <w:webHidden/>
          </w:rPr>
          <w:fldChar w:fldCharType="separate"/>
        </w:r>
        <w:r>
          <w:rPr>
            <w:noProof/>
            <w:webHidden/>
          </w:rPr>
          <w:t>3</w:t>
        </w:r>
        <w:r>
          <w:rPr>
            <w:noProof/>
            <w:webHidden/>
          </w:rPr>
          <w:fldChar w:fldCharType="end"/>
        </w:r>
      </w:hyperlink>
    </w:p>
    <w:p w14:paraId="56D9FF51" w14:textId="65CC4B3F" w:rsidR="00045908" w:rsidRDefault="0004590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8853075" w:history="1">
        <w:r w:rsidRPr="006D5E87">
          <w:rPr>
            <w:rStyle w:val="Hyperlink"/>
            <w:rFonts w:cs="Arial"/>
            <w:noProof/>
          </w:rPr>
          <w:t>3.1</w:t>
        </w:r>
        <w:r>
          <w:rPr>
            <w:rFonts w:asciiTheme="minorHAnsi" w:eastAsiaTheme="minorEastAsia" w:hAnsiTheme="minorHAnsi" w:cstheme="minorBidi"/>
            <w:noProof/>
            <w:sz w:val="22"/>
            <w:szCs w:val="22"/>
            <w:lang w:eastAsia="de-DE"/>
          </w:rPr>
          <w:tab/>
        </w:r>
        <w:r w:rsidRPr="006D5E87">
          <w:rPr>
            <w:rStyle w:val="Hyperlink"/>
            <w:noProof/>
          </w:rPr>
          <w:t>Turmschwingungskinematik</w:t>
        </w:r>
        <w:r>
          <w:rPr>
            <w:noProof/>
            <w:webHidden/>
          </w:rPr>
          <w:tab/>
        </w:r>
        <w:r>
          <w:rPr>
            <w:noProof/>
            <w:webHidden/>
          </w:rPr>
          <w:fldChar w:fldCharType="begin"/>
        </w:r>
        <w:r>
          <w:rPr>
            <w:noProof/>
            <w:webHidden/>
          </w:rPr>
          <w:instrText xml:space="preserve"> PAGEREF _Toc98853075 \h </w:instrText>
        </w:r>
        <w:r>
          <w:rPr>
            <w:noProof/>
            <w:webHidden/>
          </w:rPr>
        </w:r>
        <w:r>
          <w:rPr>
            <w:noProof/>
            <w:webHidden/>
          </w:rPr>
          <w:fldChar w:fldCharType="separate"/>
        </w:r>
        <w:r>
          <w:rPr>
            <w:noProof/>
            <w:webHidden/>
          </w:rPr>
          <w:t>3</w:t>
        </w:r>
        <w:r>
          <w:rPr>
            <w:noProof/>
            <w:webHidden/>
          </w:rPr>
          <w:fldChar w:fldCharType="end"/>
        </w:r>
      </w:hyperlink>
    </w:p>
    <w:p w14:paraId="0424987B" w14:textId="78F1CC65" w:rsidR="00045908" w:rsidRDefault="0004590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8853076" w:history="1">
        <w:r w:rsidRPr="006D5E87">
          <w:rPr>
            <w:rStyle w:val="Hyperlink"/>
            <w:rFonts w:cs="Arial"/>
            <w:noProof/>
          </w:rPr>
          <w:t>3.2</w:t>
        </w:r>
        <w:r>
          <w:rPr>
            <w:rFonts w:asciiTheme="minorHAnsi" w:eastAsiaTheme="minorEastAsia" w:hAnsiTheme="minorHAnsi" w:cstheme="minorBidi"/>
            <w:noProof/>
            <w:sz w:val="22"/>
            <w:szCs w:val="22"/>
            <w:lang w:eastAsia="de-DE"/>
          </w:rPr>
          <w:tab/>
        </w:r>
        <w:r w:rsidRPr="006D5E87">
          <w:rPr>
            <w:rStyle w:val="Hyperlink"/>
            <w:noProof/>
          </w:rPr>
          <w:t>Prognosemodelle</w:t>
        </w:r>
        <w:r>
          <w:rPr>
            <w:noProof/>
            <w:webHidden/>
          </w:rPr>
          <w:tab/>
        </w:r>
        <w:r>
          <w:rPr>
            <w:noProof/>
            <w:webHidden/>
          </w:rPr>
          <w:fldChar w:fldCharType="begin"/>
        </w:r>
        <w:r>
          <w:rPr>
            <w:noProof/>
            <w:webHidden/>
          </w:rPr>
          <w:instrText xml:space="preserve"> PAGEREF _Toc98853076 \h </w:instrText>
        </w:r>
        <w:r>
          <w:rPr>
            <w:noProof/>
            <w:webHidden/>
          </w:rPr>
        </w:r>
        <w:r>
          <w:rPr>
            <w:noProof/>
            <w:webHidden/>
          </w:rPr>
          <w:fldChar w:fldCharType="separate"/>
        </w:r>
        <w:r>
          <w:rPr>
            <w:noProof/>
            <w:webHidden/>
          </w:rPr>
          <w:t>4</w:t>
        </w:r>
        <w:r>
          <w:rPr>
            <w:noProof/>
            <w:webHidden/>
          </w:rPr>
          <w:fldChar w:fldCharType="end"/>
        </w:r>
      </w:hyperlink>
    </w:p>
    <w:p w14:paraId="0AFA46D5" w14:textId="451BF66B"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77" w:history="1">
        <w:r w:rsidRPr="006D5E87">
          <w:rPr>
            <w:rStyle w:val="Hyperlink"/>
            <w:noProof/>
          </w:rPr>
          <w:t>3.2.1</w:t>
        </w:r>
        <w:r>
          <w:rPr>
            <w:rFonts w:asciiTheme="minorHAnsi" w:eastAsiaTheme="minorEastAsia" w:hAnsiTheme="minorHAnsi" w:cstheme="minorBidi"/>
            <w:iCs w:val="0"/>
            <w:noProof/>
            <w:sz w:val="22"/>
            <w:szCs w:val="22"/>
            <w:lang w:eastAsia="de-DE"/>
          </w:rPr>
          <w:tab/>
        </w:r>
        <w:r w:rsidRPr="006D5E87">
          <w:rPr>
            <w:rStyle w:val="Hyperlink"/>
            <w:noProof/>
          </w:rPr>
          <w:t>Autoregression (AR)</w:t>
        </w:r>
        <w:r>
          <w:rPr>
            <w:noProof/>
            <w:webHidden/>
          </w:rPr>
          <w:tab/>
        </w:r>
        <w:r>
          <w:rPr>
            <w:noProof/>
            <w:webHidden/>
          </w:rPr>
          <w:fldChar w:fldCharType="begin"/>
        </w:r>
        <w:r>
          <w:rPr>
            <w:noProof/>
            <w:webHidden/>
          </w:rPr>
          <w:instrText xml:space="preserve"> PAGEREF _Toc98853077 \h </w:instrText>
        </w:r>
        <w:r>
          <w:rPr>
            <w:noProof/>
            <w:webHidden/>
          </w:rPr>
        </w:r>
        <w:r>
          <w:rPr>
            <w:noProof/>
            <w:webHidden/>
          </w:rPr>
          <w:fldChar w:fldCharType="separate"/>
        </w:r>
        <w:r>
          <w:rPr>
            <w:noProof/>
            <w:webHidden/>
          </w:rPr>
          <w:t>5</w:t>
        </w:r>
        <w:r>
          <w:rPr>
            <w:noProof/>
            <w:webHidden/>
          </w:rPr>
          <w:fldChar w:fldCharType="end"/>
        </w:r>
      </w:hyperlink>
    </w:p>
    <w:p w14:paraId="3E7C09EF" w14:textId="05FE0F46"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78" w:history="1">
        <w:r w:rsidRPr="006D5E87">
          <w:rPr>
            <w:rStyle w:val="Hyperlink"/>
            <w:noProof/>
          </w:rPr>
          <w:t>3.2.2</w:t>
        </w:r>
        <w:r>
          <w:rPr>
            <w:rFonts w:asciiTheme="minorHAnsi" w:eastAsiaTheme="minorEastAsia" w:hAnsiTheme="minorHAnsi" w:cstheme="minorBidi"/>
            <w:iCs w:val="0"/>
            <w:noProof/>
            <w:sz w:val="22"/>
            <w:szCs w:val="22"/>
            <w:lang w:eastAsia="de-DE"/>
          </w:rPr>
          <w:tab/>
        </w:r>
        <w:r w:rsidRPr="006D5E87">
          <w:rPr>
            <w:rStyle w:val="Hyperlink"/>
            <w:noProof/>
          </w:rPr>
          <w:t>Moving-Average (MA)</w:t>
        </w:r>
        <w:r>
          <w:rPr>
            <w:noProof/>
            <w:webHidden/>
          </w:rPr>
          <w:tab/>
        </w:r>
        <w:r>
          <w:rPr>
            <w:noProof/>
            <w:webHidden/>
          </w:rPr>
          <w:fldChar w:fldCharType="begin"/>
        </w:r>
        <w:r>
          <w:rPr>
            <w:noProof/>
            <w:webHidden/>
          </w:rPr>
          <w:instrText xml:space="preserve"> PAGEREF _Toc98853078 \h </w:instrText>
        </w:r>
        <w:r>
          <w:rPr>
            <w:noProof/>
            <w:webHidden/>
          </w:rPr>
        </w:r>
        <w:r>
          <w:rPr>
            <w:noProof/>
            <w:webHidden/>
          </w:rPr>
          <w:fldChar w:fldCharType="separate"/>
        </w:r>
        <w:r>
          <w:rPr>
            <w:noProof/>
            <w:webHidden/>
          </w:rPr>
          <w:t>7</w:t>
        </w:r>
        <w:r>
          <w:rPr>
            <w:noProof/>
            <w:webHidden/>
          </w:rPr>
          <w:fldChar w:fldCharType="end"/>
        </w:r>
      </w:hyperlink>
    </w:p>
    <w:p w14:paraId="3795E446" w14:textId="6488DD7F"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79" w:history="1">
        <w:r w:rsidRPr="006D5E87">
          <w:rPr>
            <w:rStyle w:val="Hyperlink"/>
            <w:noProof/>
          </w:rPr>
          <w:t>3.2.3</w:t>
        </w:r>
        <w:r>
          <w:rPr>
            <w:rFonts w:asciiTheme="minorHAnsi" w:eastAsiaTheme="minorEastAsia" w:hAnsiTheme="minorHAnsi" w:cstheme="minorBidi"/>
            <w:iCs w:val="0"/>
            <w:noProof/>
            <w:sz w:val="22"/>
            <w:szCs w:val="22"/>
            <w:lang w:eastAsia="de-DE"/>
          </w:rPr>
          <w:tab/>
        </w:r>
        <w:r w:rsidRPr="006D5E87">
          <w:rPr>
            <w:rStyle w:val="Hyperlink"/>
            <w:noProof/>
          </w:rPr>
          <w:t>ARIMA</w:t>
        </w:r>
        <w:r>
          <w:rPr>
            <w:noProof/>
            <w:webHidden/>
          </w:rPr>
          <w:tab/>
        </w:r>
        <w:r>
          <w:rPr>
            <w:noProof/>
            <w:webHidden/>
          </w:rPr>
          <w:fldChar w:fldCharType="begin"/>
        </w:r>
        <w:r>
          <w:rPr>
            <w:noProof/>
            <w:webHidden/>
          </w:rPr>
          <w:instrText xml:space="preserve"> PAGEREF _Toc98853079 \h </w:instrText>
        </w:r>
        <w:r>
          <w:rPr>
            <w:noProof/>
            <w:webHidden/>
          </w:rPr>
        </w:r>
        <w:r>
          <w:rPr>
            <w:noProof/>
            <w:webHidden/>
          </w:rPr>
          <w:fldChar w:fldCharType="separate"/>
        </w:r>
        <w:r>
          <w:rPr>
            <w:noProof/>
            <w:webHidden/>
          </w:rPr>
          <w:t>8</w:t>
        </w:r>
        <w:r>
          <w:rPr>
            <w:noProof/>
            <w:webHidden/>
          </w:rPr>
          <w:fldChar w:fldCharType="end"/>
        </w:r>
      </w:hyperlink>
    </w:p>
    <w:p w14:paraId="0C633217" w14:textId="2BB904DB"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80" w:history="1">
        <w:r w:rsidRPr="006D5E87">
          <w:rPr>
            <w:rStyle w:val="Hyperlink"/>
            <w:noProof/>
          </w:rPr>
          <w:t>3.2.4</w:t>
        </w:r>
        <w:r>
          <w:rPr>
            <w:rFonts w:asciiTheme="minorHAnsi" w:eastAsiaTheme="minorEastAsia" w:hAnsiTheme="minorHAnsi" w:cstheme="minorBidi"/>
            <w:iCs w:val="0"/>
            <w:noProof/>
            <w:sz w:val="22"/>
            <w:szCs w:val="22"/>
            <w:lang w:eastAsia="de-DE"/>
          </w:rPr>
          <w:tab/>
        </w:r>
        <w:r w:rsidRPr="006D5E87">
          <w:rPr>
            <w:rStyle w:val="Hyperlink"/>
            <w:noProof/>
          </w:rPr>
          <w:t>SARIMA</w:t>
        </w:r>
        <w:r>
          <w:rPr>
            <w:noProof/>
            <w:webHidden/>
          </w:rPr>
          <w:tab/>
        </w:r>
        <w:r>
          <w:rPr>
            <w:noProof/>
            <w:webHidden/>
          </w:rPr>
          <w:fldChar w:fldCharType="begin"/>
        </w:r>
        <w:r>
          <w:rPr>
            <w:noProof/>
            <w:webHidden/>
          </w:rPr>
          <w:instrText xml:space="preserve"> PAGEREF _Toc98853080 \h </w:instrText>
        </w:r>
        <w:r>
          <w:rPr>
            <w:noProof/>
            <w:webHidden/>
          </w:rPr>
        </w:r>
        <w:r>
          <w:rPr>
            <w:noProof/>
            <w:webHidden/>
          </w:rPr>
          <w:fldChar w:fldCharType="separate"/>
        </w:r>
        <w:r>
          <w:rPr>
            <w:noProof/>
            <w:webHidden/>
          </w:rPr>
          <w:t>10</w:t>
        </w:r>
        <w:r>
          <w:rPr>
            <w:noProof/>
            <w:webHidden/>
          </w:rPr>
          <w:fldChar w:fldCharType="end"/>
        </w:r>
      </w:hyperlink>
    </w:p>
    <w:p w14:paraId="54855BF8" w14:textId="6A934435"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81" w:history="1">
        <w:r w:rsidRPr="006D5E87">
          <w:rPr>
            <w:rStyle w:val="Hyperlink"/>
            <w:noProof/>
          </w:rPr>
          <w:t>3.2.5</w:t>
        </w:r>
        <w:r>
          <w:rPr>
            <w:rFonts w:asciiTheme="minorHAnsi" w:eastAsiaTheme="minorEastAsia" w:hAnsiTheme="minorHAnsi" w:cstheme="minorBidi"/>
            <w:iCs w:val="0"/>
            <w:noProof/>
            <w:sz w:val="22"/>
            <w:szCs w:val="22"/>
            <w:lang w:eastAsia="de-DE"/>
          </w:rPr>
          <w:tab/>
        </w:r>
        <w:r w:rsidRPr="006D5E87">
          <w:rPr>
            <w:rStyle w:val="Hyperlink"/>
            <w:noProof/>
          </w:rPr>
          <w:t>Prophet (Neuronales Netzwerk)</w:t>
        </w:r>
        <w:r>
          <w:rPr>
            <w:noProof/>
            <w:webHidden/>
          </w:rPr>
          <w:tab/>
        </w:r>
        <w:r>
          <w:rPr>
            <w:noProof/>
            <w:webHidden/>
          </w:rPr>
          <w:fldChar w:fldCharType="begin"/>
        </w:r>
        <w:r>
          <w:rPr>
            <w:noProof/>
            <w:webHidden/>
          </w:rPr>
          <w:instrText xml:space="preserve"> PAGEREF _Toc98853081 \h </w:instrText>
        </w:r>
        <w:r>
          <w:rPr>
            <w:noProof/>
            <w:webHidden/>
          </w:rPr>
        </w:r>
        <w:r>
          <w:rPr>
            <w:noProof/>
            <w:webHidden/>
          </w:rPr>
          <w:fldChar w:fldCharType="separate"/>
        </w:r>
        <w:r>
          <w:rPr>
            <w:noProof/>
            <w:webHidden/>
          </w:rPr>
          <w:t>11</w:t>
        </w:r>
        <w:r>
          <w:rPr>
            <w:noProof/>
            <w:webHidden/>
          </w:rPr>
          <w:fldChar w:fldCharType="end"/>
        </w:r>
      </w:hyperlink>
    </w:p>
    <w:p w14:paraId="1B261B1A" w14:textId="3B0B58D0" w:rsidR="00045908" w:rsidRDefault="0004590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8853082" w:history="1">
        <w:r w:rsidRPr="006D5E87">
          <w:rPr>
            <w:rStyle w:val="Hyperlink"/>
            <w:noProof/>
          </w:rPr>
          <w:t>4</w:t>
        </w:r>
        <w:r>
          <w:rPr>
            <w:rFonts w:asciiTheme="minorHAnsi" w:eastAsiaTheme="minorEastAsia" w:hAnsiTheme="minorHAnsi" w:cstheme="minorBidi"/>
            <w:b w:val="0"/>
            <w:bCs w:val="0"/>
            <w:caps w:val="0"/>
            <w:noProof/>
            <w:sz w:val="22"/>
            <w:szCs w:val="22"/>
            <w:lang w:eastAsia="de-DE"/>
          </w:rPr>
          <w:tab/>
        </w:r>
        <w:r w:rsidRPr="006D5E87">
          <w:rPr>
            <w:rStyle w:val="Hyperlink"/>
            <w:noProof/>
          </w:rPr>
          <w:t>Senvion Windkraftanlage</w:t>
        </w:r>
        <w:r>
          <w:rPr>
            <w:noProof/>
            <w:webHidden/>
          </w:rPr>
          <w:tab/>
        </w:r>
        <w:r>
          <w:rPr>
            <w:noProof/>
            <w:webHidden/>
          </w:rPr>
          <w:fldChar w:fldCharType="begin"/>
        </w:r>
        <w:r>
          <w:rPr>
            <w:noProof/>
            <w:webHidden/>
          </w:rPr>
          <w:instrText xml:space="preserve"> PAGEREF _Toc98853082 \h </w:instrText>
        </w:r>
        <w:r>
          <w:rPr>
            <w:noProof/>
            <w:webHidden/>
          </w:rPr>
        </w:r>
        <w:r>
          <w:rPr>
            <w:noProof/>
            <w:webHidden/>
          </w:rPr>
          <w:fldChar w:fldCharType="separate"/>
        </w:r>
        <w:r>
          <w:rPr>
            <w:noProof/>
            <w:webHidden/>
          </w:rPr>
          <w:t>12</w:t>
        </w:r>
        <w:r>
          <w:rPr>
            <w:noProof/>
            <w:webHidden/>
          </w:rPr>
          <w:fldChar w:fldCharType="end"/>
        </w:r>
      </w:hyperlink>
    </w:p>
    <w:p w14:paraId="1FEA7E67" w14:textId="6A14E654" w:rsidR="00045908" w:rsidRDefault="0004590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8853083" w:history="1">
        <w:r w:rsidRPr="006D5E87">
          <w:rPr>
            <w:rStyle w:val="Hyperlink"/>
            <w:noProof/>
          </w:rPr>
          <w:t>5</w:t>
        </w:r>
        <w:r>
          <w:rPr>
            <w:rFonts w:asciiTheme="minorHAnsi" w:eastAsiaTheme="minorEastAsia" w:hAnsiTheme="minorHAnsi" w:cstheme="minorBidi"/>
            <w:b w:val="0"/>
            <w:bCs w:val="0"/>
            <w:caps w:val="0"/>
            <w:noProof/>
            <w:sz w:val="22"/>
            <w:szCs w:val="22"/>
            <w:lang w:eastAsia="de-DE"/>
          </w:rPr>
          <w:tab/>
        </w:r>
        <w:r w:rsidRPr="006D5E87">
          <w:rPr>
            <w:rStyle w:val="Hyperlink"/>
            <w:noProof/>
          </w:rPr>
          <w:t>Motion Sensor Box</w:t>
        </w:r>
        <w:r>
          <w:rPr>
            <w:noProof/>
            <w:webHidden/>
          </w:rPr>
          <w:tab/>
        </w:r>
        <w:r>
          <w:rPr>
            <w:noProof/>
            <w:webHidden/>
          </w:rPr>
          <w:fldChar w:fldCharType="begin"/>
        </w:r>
        <w:r>
          <w:rPr>
            <w:noProof/>
            <w:webHidden/>
          </w:rPr>
          <w:instrText xml:space="preserve"> PAGEREF _Toc98853083 \h </w:instrText>
        </w:r>
        <w:r>
          <w:rPr>
            <w:noProof/>
            <w:webHidden/>
          </w:rPr>
        </w:r>
        <w:r>
          <w:rPr>
            <w:noProof/>
            <w:webHidden/>
          </w:rPr>
          <w:fldChar w:fldCharType="separate"/>
        </w:r>
        <w:r>
          <w:rPr>
            <w:noProof/>
            <w:webHidden/>
          </w:rPr>
          <w:t>13</w:t>
        </w:r>
        <w:r>
          <w:rPr>
            <w:noProof/>
            <w:webHidden/>
          </w:rPr>
          <w:fldChar w:fldCharType="end"/>
        </w:r>
      </w:hyperlink>
    </w:p>
    <w:p w14:paraId="01FFF39D" w14:textId="10FE7812" w:rsidR="00045908" w:rsidRDefault="0004590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8853084" w:history="1">
        <w:r w:rsidRPr="006D5E87">
          <w:rPr>
            <w:rStyle w:val="Hyperlink"/>
            <w:noProof/>
          </w:rPr>
          <w:t>6</w:t>
        </w:r>
        <w:r>
          <w:rPr>
            <w:rFonts w:asciiTheme="minorHAnsi" w:eastAsiaTheme="minorEastAsia" w:hAnsiTheme="minorHAnsi" w:cstheme="minorBidi"/>
            <w:b w:val="0"/>
            <w:bCs w:val="0"/>
            <w:caps w:val="0"/>
            <w:noProof/>
            <w:sz w:val="22"/>
            <w:szCs w:val="22"/>
            <w:lang w:eastAsia="de-DE"/>
          </w:rPr>
          <w:tab/>
        </w:r>
        <w:r w:rsidRPr="006D5E87">
          <w:rPr>
            <w:rStyle w:val="Hyperlink"/>
            <w:noProof/>
          </w:rPr>
          <w:t>Datenpipeline</w:t>
        </w:r>
        <w:r>
          <w:rPr>
            <w:noProof/>
            <w:webHidden/>
          </w:rPr>
          <w:tab/>
        </w:r>
        <w:r>
          <w:rPr>
            <w:noProof/>
            <w:webHidden/>
          </w:rPr>
          <w:fldChar w:fldCharType="begin"/>
        </w:r>
        <w:r>
          <w:rPr>
            <w:noProof/>
            <w:webHidden/>
          </w:rPr>
          <w:instrText xml:space="preserve"> PAGEREF _Toc98853084 \h </w:instrText>
        </w:r>
        <w:r>
          <w:rPr>
            <w:noProof/>
            <w:webHidden/>
          </w:rPr>
        </w:r>
        <w:r>
          <w:rPr>
            <w:noProof/>
            <w:webHidden/>
          </w:rPr>
          <w:fldChar w:fldCharType="separate"/>
        </w:r>
        <w:r>
          <w:rPr>
            <w:noProof/>
            <w:webHidden/>
          </w:rPr>
          <w:t>15</w:t>
        </w:r>
        <w:r>
          <w:rPr>
            <w:noProof/>
            <w:webHidden/>
          </w:rPr>
          <w:fldChar w:fldCharType="end"/>
        </w:r>
      </w:hyperlink>
    </w:p>
    <w:p w14:paraId="5331785E" w14:textId="6981AA48" w:rsidR="00045908" w:rsidRDefault="0004590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8853085" w:history="1">
        <w:r w:rsidRPr="006D5E87">
          <w:rPr>
            <w:rStyle w:val="Hyperlink"/>
            <w:noProof/>
          </w:rPr>
          <w:t>7</w:t>
        </w:r>
        <w:r>
          <w:rPr>
            <w:rFonts w:asciiTheme="minorHAnsi" w:eastAsiaTheme="minorEastAsia" w:hAnsiTheme="minorHAnsi" w:cstheme="minorBidi"/>
            <w:b w:val="0"/>
            <w:bCs w:val="0"/>
            <w:caps w:val="0"/>
            <w:noProof/>
            <w:sz w:val="22"/>
            <w:szCs w:val="22"/>
            <w:lang w:eastAsia="de-DE"/>
          </w:rPr>
          <w:tab/>
        </w:r>
        <w:r w:rsidRPr="006D5E87">
          <w:rPr>
            <w:rStyle w:val="Hyperlink"/>
            <w:noProof/>
          </w:rPr>
          <w:t>Kurzzeitprognose der Turmschwingungskinematik</w:t>
        </w:r>
        <w:r>
          <w:rPr>
            <w:noProof/>
            <w:webHidden/>
          </w:rPr>
          <w:tab/>
        </w:r>
        <w:r>
          <w:rPr>
            <w:noProof/>
            <w:webHidden/>
          </w:rPr>
          <w:fldChar w:fldCharType="begin"/>
        </w:r>
        <w:r>
          <w:rPr>
            <w:noProof/>
            <w:webHidden/>
          </w:rPr>
          <w:instrText xml:space="preserve"> PAGEREF _Toc98853085 \h </w:instrText>
        </w:r>
        <w:r>
          <w:rPr>
            <w:noProof/>
            <w:webHidden/>
          </w:rPr>
        </w:r>
        <w:r>
          <w:rPr>
            <w:noProof/>
            <w:webHidden/>
          </w:rPr>
          <w:fldChar w:fldCharType="separate"/>
        </w:r>
        <w:r>
          <w:rPr>
            <w:noProof/>
            <w:webHidden/>
          </w:rPr>
          <w:t>20</w:t>
        </w:r>
        <w:r>
          <w:rPr>
            <w:noProof/>
            <w:webHidden/>
          </w:rPr>
          <w:fldChar w:fldCharType="end"/>
        </w:r>
      </w:hyperlink>
    </w:p>
    <w:p w14:paraId="2BE3A00B" w14:textId="6B6ED121" w:rsidR="00045908" w:rsidRDefault="0004590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8853086" w:history="1">
        <w:r w:rsidRPr="006D5E87">
          <w:rPr>
            <w:rStyle w:val="Hyperlink"/>
            <w:rFonts w:cs="Arial"/>
            <w:noProof/>
          </w:rPr>
          <w:t>7.1</w:t>
        </w:r>
        <w:r>
          <w:rPr>
            <w:rFonts w:asciiTheme="minorHAnsi" w:eastAsiaTheme="minorEastAsia" w:hAnsiTheme="minorHAnsi" w:cstheme="minorBidi"/>
            <w:noProof/>
            <w:sz w:val="22"/>
            <w:szCs w:val="22"/>
            <w:lang w:eastAsia="de-DE"/>
          </w:rPr>
          <w:tab/>
        </w:r>
        <w:r w:rsidRPr="006D5E87">
          <w:rPr>
            <w:rStyle w:val="Hyperlink"/>
            <w:noProof/>
          </w:rPr>
          <w:t>ARIMA</w:t>
        </w:r>
        <w:r>
          <w:rPr>
            <w:noProof/>
            <w:webHidden/>
          </w:rPr>
          <w:tab/>
        </w:r>
        <w:r>
          <w:rPr>
            <w:noProof/>
            <w:webHidden/>
          </w:rPr>
          <w:fldChar w:fldCharType="begin"/>
        </w:r>
        <w:r>
          <w:rPr>
            <w:noProof/>
            <w:webHidden/>
          </w:rPr>
          <w:instrText xml:space="preserve"> PAGEREF _Toc98853086 \h </w:instrText>
        </w:r>
        <w:r>
          <w:rPr>
            <w:noProof/>
            <w:webHidden/>
          </w:rPr>
        </w:r>
        <w:r>
          <w:rPr>
            <w:noProof/>
            <w:webHidden/>
          </w:rPr>
          <w:fldChar w:fldCharType="separate"/>
        </w:r>
        <w:r>
          <w:rPr>
            <w:noProof/>
            <w:webHidden/>
          </w:rPr>
          <w:t>21</w:t>
        </w:r>
        <w:r>
          <w:rPr>
            <w:noProof/>
            <w:webHidden/>
          </w:rPr>
          <w:fldChar w:fldCharType="end"/>
        </w:r>
      </w:hyperlink>
    </w:p>
    <w:p w14:paraId="567F9412" w14:textId="484AE625"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87" w:history="1">
        <w:r w:rsidRPr="006D5E87">
          <w:rPr>
            <w:rStyle w:val="Hyperlink"/>
            <w:noProof/>
          </w:rPr>
          <w:t>7.1.1</w:t>
        </w:r>
        <w:r>
          <w:rPr>
            <w:rFonts w:asciiTheme="minorHAnsi" w:eastAsiaTheme="minorEastAsia" w:hAnsiTheme="minorHAnsi" w:cstheme="minorBidi"/>
            <w:iCs w:val="0"/>
            <w:noProof/>
            <w:sz w:val="22"/>
            <w:szCs w:val="22"/>
            <w:lang w:eastAsia="de-DE"/>
          </w:rPr>
          <w:tab/>
        </w:r>
        <w:r w:rsidRPr="006D5E87">
          <w:rPr>
            <w:rStyle w:val="Hyperlink"/>
            <w:noProof/>
          </w:rPr>
          <w:t>Umsetzung</w:t>
        </w:r>
        <w:r>
          <w:rPr>
            <w:noProof/>
            <w:webHidden/>
          </w:rPr>
          <w:tab/>
        </w:r>
        <w:r>
          <w:rPr>
            <w:noProof/>
            <w:webHidden/>
          </w:rPr>
          <w:fldChar w:fldCharType="begin"/>
        </w:r>
        <w:r>
          <w:rPr>
            <w:noProof/>
            <w:webHidden/>
          </w:rPr>
          <w:instrText xml:space="preserve"> PAGEREF _Toc98853087 \h </w:instrText>
        </w:r>
        <w:r>
          <w:rPr>
            <w:noProof/>
            <w:webHidden/>
          </w:rPr>
        </w:r>
        <w:r>
          <w:rPr>
            <w:noProof/>
            <w:webHidden/>
          </w:rPr>
          <w:fldChar w:fldCharType="separate"/>
        </w:r>
        <w:r>
          <w:rPr>
            <w:noProof/>
            <w:webHidden/>
          </w:rPr>
          <w:t>21</w:t>
        </w:r>
        <w:r>
          <w:rPr>
            <w:noProof/>
            <w:webHidden/>
          </w:rPr>
          <w:fldChar w:fldCharType="end"/>
        </w:r>
      </w:hyperlink>
    </w:p>
    <w:p w14:paraId="77605AB7" w14:textId="36F22E2A"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88" w:history="1">
        <w:r w:rsidRPr="006D5E87">
          <w:rPr>
            <w:rStyle w:val="Hyperlink"/>
            <w:noProof/>
          </w:rPr>
          <w:t>7.1.2</w:t>
        </w:r>
        <w:r>
          <w:rPr>
            <w:rFonts w:asciiTheme="minorHAnsi" w:eastAsiaTheme="minorEastAsia" w:hAnsiTheme="minorHAnsi" w:cstheme="minorBidi"/>
            <w:iCs w:val="0"/>
            <w:noProof/>
            <w:sz w:val="22"/>
            <w:szCs w:val="22"/>
            <w:lang w:eastAsia="de-DE"/>
          </w:rPr>
          <w:tab/>
        </w:r>
        <w:r w:rsidRPr="006D5E87">
          <w:rPr>
            <w:rStyle w:val="Hyperlink"/>
            <w:noProof/>
          </w:rPr>
          <w:t>Auswertung</w:t>
        </w:r>
        <w:r>
          <w:rPr>
            <w:noProof/>
            <w:webHidden/>
          </w:rPr>
          <w:tab/>
        </w:r>
        <w:r>
          <w:rPr>
            <w:noProof/>
            <w:webHidden/>
          </w:rPr>
          <w:fldChar w:fldCharType="begin"/>
        </w:r>
        <w:r>
          <w:rPr>
            <w:noProof/>
            <w:webHidden/>
          </w:rPr>
          <w:instrText xml:space="preserve"> PAGEREF _Toc98853088 \h </w:instrText>
        </w:r>
        <w:r>
          <w:rPr>
            <w:noProof/>
            <w:webHidden/>
          </w:rPr>
        </w:r>
        <w:r>
          <w:rPr>
            <w:noProof/>
            <w:webHidden/>
          </w:rPr>
          <w:fldChar w:fldCharType="separate"/>
        </w:r>
        <w:r>
          <w:rPr>
            <w:noProof/>
            <w:webHidden/>
          </w:rPr>
          <w:t>22</w:t>
        </w:r>
        <w:r>
          <w:rPr>
            <w:noProof/>
            <w:webHidden/>
          </w:rPr>
          <w:fldChar w:fldCharType="end"/>
        </w:r>
      </w:hyperlink>
    </w:p>
    <w:p w14:paraId="46851910" w14:textId="4D3B0049" w:rsidR="00045908" w:rsidRDefault="0004590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8853089" w:history="1">
        <w:r w:rsidRPr="006D5E87">
          <w:rPr>
            <w:rStyle w:val="Hyperlink"/>
            <w:rFonts w:cs="Arial"/>
            <w:noProof/>
          </w:rPr>
          <w:t>7.2</w:t>
        </w:r>
        <w:r>
          <w:rPr>
            <w:rFonts w:asciiTheme="minorHAnsi" w:eastAsiaTheme="minorEastAsia" w:hAnsiTheme="minorHAnsi" w:cstheme="minorBidi"/>
            <w:noProof/>
            <w:sz w:val="22"/>
            <w:szCs w:val="22"/>
            <w:lang w:eastAsia="de-DE"/>
          </w:rPr>
          <w:tab/>
        </w:r>
        <w:r w:rsidRPr="006D5E87">
          <w:rPr>
            <w:rStyle w:val="Hyperlink"/>
            <w:noProof/>
          </w:rPr>
          <w:t>SARIMA</w:t>
        </w:r>
        <w:r>
          <w:rPr>
            <w:noProof/>
            <w:webHidden/>
          </w:rPr>
          <w:tab/>
        </w:r>
        <w:r>
          <w:rPr>
            <w:noProof/>
            <w:webHidden/>
          </w:rPr>
          <w:fldChar w:fldCharType="begin"/>
        </w:r>
        <w:r>
          <w:rPr>
            <w:noProof/>
            <w:webHidden/>
          </w:rPr>
          <w:instrText xml:space="preserve"> PAGEREF _Toc98853089 \h </w:instrText>
        </w:r>
        <w:r>
          <w:rPr>
            <w:noProof/>
            <w:webHidden/>
          </w:rPr>
        </w:r>
        <w:r>
          <w:rPr>
            <w:noProof/>
            <w:webHidden/>
          </w:rPr>
          <w:fldChar w:fldCharType="separate"/>
        </w:r>
        <w:r>
          <w:rPr>
            <w:noProof/>
            <w:webHidden/>
          </w:rPr>
          <w:t>23</w:t>
        </w:r>
        <w:r>
          <w:rPr>
            <w:noProof/>
            <w:webHidden/>
          </w:rPr>
          <w:fldChar w:fldCharType="end"/>
        </w:r>
      </w:hyperlink>
    </w:p>
    <w:p w14:paraId="7B1F5AF1" w14:textId="7732575A"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90" w:history="1">
        <w:r w:rsidRPr="006D5E87">
          <w:rPr>
            <w:rStyle w:val="Hyperlink"/>
            <w:noProof/>
          </w:rPr>
          <w:t>7.2.1</w:t>
        </w:r>
        <w:r>
          <w:rPr>
            <w:rFonts w:asciiTheme="minorHAnsi" w:eastAsiaTheme="minorEastAsia" w:hAnsiTheme="minorHAnsi" w:cstheme="minorBidi"/>
            <w:iCs w:val="0"/>
            <w:noProof/>
            <w:sz w:val="22"/>
            <w:szCs w:val="22"/>
            <w:lang w:eastAsia="de-DE"/>
          </w:rPr>
          <w:tab/>
        </w:r>
        <w:r w:rsidRPr="006D5E87">
          <w:rPr>
            <w:rStyle w:val="Hyperlink"/>
            <w:noProof/>
          </w:rPr>
          <w:t>Umsetzung</w:t>
        </w:r>
        <w:r>
          <w:rPr>
            <w:noProof/>
            <w:webHidden/>
          </w:rPr>
          <w:tab/>
        </w:r>
        <w:r>
          <w:rPr>
            <w:noProof/>
            <w:webHidden/>
          </w:rPr>
          <w:fldChar w:fldCharType="begin"/>
        </w:r>
        <w:r>
          <w:rPr>
            <w:noProof/>
            <w:webHidden/>
          </w:rPr>
          <w:instrText xml:space="preserve"> PAGEREF _Toc98853090 \h </w:instrText>
        </w:r>
        <w:r>
          <w:rPr>
            <w:noProof/>
            <w:webHidden/>
          </w:rPr>
        </w:r>
        <w:r>
          <w:rPr>
            <w:noProof/>
            <w:webHidden/>
          </w:rPr>
          <w:fldChar w:fldCharType="separate"/>
        </w:r>
        <w:r>
          <w:rPr>
            <w:noProof/>
            <w:webHidden/>
          </w:rPr>
          <w:t>23</w:t>
        </w:r>
        <w:r>
          <w:rPr>
            <w:noProof/>
            <w:webHidden/>
          </w:rPr>
          <w:fldChar w:fldCharType="end"/>
        </w:r>
      </w:hyperlink>
    </w:p>
    <w:p w14:paraId="7CF0D179" w14:textId="1661F887"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91" w:history="1">
        <w:r w:rsidRPr="006D5E87">
          <w:rPr>
            <w:rStyle w:val="Hyperlink"/>
            <w:noProof/>
          </w:rPr>
          <w:t>7.2.2</w:t>
        </w:r>
        <w:r>
          <w:rPr>
            <w:rFonts w:asciiTheme="minorHAnsi" w:eastAsiaTheme="minorEastAsia" w:hAnsiTheme="minorHAnsi" w:cstheme="minorBidi"/>
            <w:iCs w:val="0"/>
            <w:noProof/>
            <w:sz w:val="22"/>
            <w:szCs w:val="22"/>
            <w:lang w:eastAsia="de-DE"/>
          </w:rPr>
          <w:tab/>
        </w:r>
        <w:r w:rsidRPr="006D5E87">
          <w:rPr>
            <w:rStyle w:val="Hyperlink"/>
            <w:noProof/>
          </w:rPr>
          <w:t>Auswertung</w:t>
        </w:r>
        <w:r>
          <w:rPr>
            <w:noProof/>
            <w:webHidden/>
          </w:rPr>
          <w:tab/>
        </w:r>
        <w:r>
          <w:rPr>
            <w:noProof/>
            <w:webHidden/>
          </w:rPr>
          <w:fldChar w:fldCharType="begin"/>
        </w:r>
        <w:r>
          <w:rPr>
            <w:noProof/>
            <w:webHidden/>
          </w:rPr>
          <w:instrText xml:space="preserve"> PAGEREF _Toc98853091 \h </w:instrText>
        </w:r>
        <w:r>
          <w:rPr>
            <w:noProof/>
            <w:webHidden/>
          </w:rPr>
        </w:r>
        <w:r>
          <w:rPr>
            <w:noProof/>
            <w:webHidden/>
          </w:rPr>
          <w:fldChar w:fldCharType="separate"/>
        </w:r>
        <w:r>
          <w:rPr>
            <w:noProof/>
            <w:webHidden/>
          </w:rPr>
          <w:t>24</w:t>
        </w:r>
        <w:r>
          <w:rPr>
            <w:noProof/>
            <w:webHidden/>
          </w:rPr>
          <w:fldChar w:fldCharType="end"/>
        </w:r>
      </w:hyperlink>
    </w:p>
    <w:p w14:paraId="3DA10DF6" w14:textId="60279F68" w:rsidR="00045908" w:rsidRDefault="0004590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8853092" w:history="1">
        <w:r w:rsidRPr="006D5E87">
          <w:rPr>
            <w:rStyle w:val="Hyperlink"/>
            <w:rFonts w:cs="Arial"/>
            <w:noProof/>
          </w:rPr>
          <w:t>7.3</w:t>
        </w:r>
        <w:r>
          <w:rPr>
            <w:rFonts w:asciiTheme="minorHAnsi" w:eastAsiaTheme="minorEastAsia" w:hAnsiTheme="minorHAnsi" w:cstheme="minorBidi"/>
            <w:noProof/>
            <w:sz w:val="22"/>
            <w:szCs w:val="22"/>
            <w:lang w:eastAsia="de-DE"/>
          </w:rPr>
          <w:tab/>
        </w:r>
        <w:r w:rsidRPr="006D5E87">
          <w:rPr>
            <w:rStyle w:val="Hyperlink"/>
            <w:noProof/>
          </w:rPr>
          <w:t>Prophet (Neuronales Netzwerk)</w:t>
        </w:r>
        <w:r>
          <w:rPr>
            <w:noProof/>
            <w:webHidden/>
          </w:rPr>
          <w:tab/>
        </w:r>
        <w:r>
          <w:rPr>
            <w:noProof/>
            <w:webHidden/>
          </w:rPr>
          <w:fldChar w:fldCharType="begin"/>
        </w:r>
        <w:r>
          <w:rPr>
            <w:noProof/>
            <w:webHidden/>
          </w:rPr>
          <w:instrText xml:space="preserve"> PAGEREF _Toc98853092 \h </w:instrText>
        </w:r>
        <w:r>
          <w:rPr>
            <w:noProof/>
            <w:webHidden/>
          </w:rPr>
        </w:r>
        <w:r>
          <w:rPr>
            <w:noProof/>
            <w:webHidden/>
          </w:rPr>
          <w:fldChar w:fldCharType="separate"/>
        </w:r>
        <w:r>
          <w:rPr>
            <w:noProof/>
            <w:webHidden/>
          </w:rPr>
          <w:t>25</w:t>
        </w:r>
        <w:r>
          <w:rPr>
            <w:noProof/>
            <w:webHidden/>
          </w:rPr>
          <w:fldChar w:fldCharType="end"/>
        </w:r>
      </w:hyperlink>
    </w:p>
    <w:p w14:paraId="66A16BB5" w14:textId="4A0719D6"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93" w:history="1">
        <w:r w:rsidRPr="006D5E87">
          <w:rPr>
            <w:rStyle w:val="Hyperlink"/>
            <w:noProof/>
          </w:rPr>
          <w:t>7.3.1</w:t>
        </w:r>
        <w:r>
          <w:rPr>
            <w:rFonts w:asciiTheme="minorHAnsi" w:eastAsiaTheme="minorEastAsia" w:hAnsiTheme="minorHAnsi" w:cstheme="minorBidi"/>
            <w:iCs w:val="0"/>
            <w:noProof/>
            <w:sz w:val="22"/>
            <w:szCs w:val="22"/>
            <w:lang w:eastAsia="de-DE"/>
          </w:rPr>
          <w:tab/>
        </w:r>
        <w:r w:rsidRPr="006D5E87">
          <w:rPr>
            <w:rStyle w:val="Hyperlink"/>
            <w:noProof/>
          </w:rPr>
          <w:t>Umsetzung</w:t>
        </w:r>
        <w:r>
          <w:rPr>
            <w:noProof/>
            <w:webHidden/>
          </w:rPr>
          <w:tab/>
        </w:r>
        <w:r>
          <w:rPr>
            <w:noProof/>
            <w:webHidden/>
          </w:rPr>
          <w:fldChar w:fldCharType="begin"/>
        </w:r>
        <w:r>
          <w:rPr>
            <w:noProof/>
            <w:webHidden/>
          </w:rPr>
          <w:instrText xml:space="preserve"> PAGEREF _Toc98853093 \h </w:instrText>
        </w:r>
        <w:r>
          <w:rPr>
            <w:noProof/>
            <w:webHidden/>
          </w:rPr>
        </w:r>
        <w:r>
          <w:rPr>
            <w:noProof/>
            <w:webHidden/>
          </w:rPr>
          <w:fldChar w:fldCharType="separate"/>
        </w:r>
        <w:r>
          <w:rPr>
            <w:noProof/>
            <w:webHidden/>
          </w:rPr>
          <w:t>25</w:t>
        </w:r>
        <w:r>
          <w:rPr>
            <w:noProof/>
            <w:webHidden/>
          </w:rPr>
          <w:fldChar w:fldCharType="end"/>
        </w:r>
      </w:hyperlink>
    </w:p>
    <w:p w14:paraId="59ADFAAF" w14:textId="4E36E3F9"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94" w:history="1">
        <w:r w:rsidRPr="006D5E87">
          <w:rPr>
            <w:rStyle w:val="Hyperlink"/>
            <w:noProof/>
          </w:rPr>
          <w:t>7.3.2</w:t>
        </w:r>
        <w:r>
          <w:rPr>
            <w:rFonts w:asciiTheme="minorHAnsi" w:eastAsiaTheme="minorEastAsia" w:hAnsiTheme="minorHAnsi" w:cstheme="minorBidi"/>
            <w:iCs w:val="0"/>
            <w:noProof/>
            <w:sz w:val="22"/>
            <w:szCs w:val="22"/>
            <w:lang w:eastAsia="de-DE"/>
          </w:rPr>
          <w:tab/>
        </w:r>
        <w:r w:rsidRPr="006D5E87">
          <w:rPr>
            <w:rStyle w:val="Hyperlink"/>
            <w:noProof/>
          </w:rPr>
          <w:t>Auswertung</w:t>
        </w:r>
        <w:r>
          <w:rPr>
            <w:noProof/>
            <w:webHidden/>
          </w:rPr>
          <w:tab/>
        </w:r>
        <w:r>
          <w:rPr>
            <w:noProof/>
            <w:webHidden/>
          </w:rPr>
          <w:fldChar w:fldCharType="begin"/>
        </w:r>
        <w:r>
          <w:rPr>
            <w:noProof/>
            <w:webHidden/>
          </w:rPr>
          <w:instrText xml:space="preserve"> PAGEREF _Toc98853094 \h </w:instrText>
        </w:r>
        <w:r>
          <w:rPr>
            <w:noProof/>
            <w:webHidden/>
          </w:rPr>
        </w:r>
        <w:r>
          <w:rPr>
            <w:noProof/>
            <w:webHidden/>
          </w:rPr>
          <w:fldChar w:fldCharType="separate"/>
        </w:r>
        <w:r>
          <w:rPr>
            <w:noProof/>
            <w:webHidden/>
          </w:rPr>
          <w:t>26</w:t>
        </w:r>
        <w:r>
          <w:rPr>
            <w:noProof/>
            <w:webHidden/>
          </w:rPr>
          <w:fldChar w:fldCharType="end"/>
        </w:r>
      </w:hyperlink>
    </w:p>
    <w:p w14:paraId="0276F60D" w14:textId="68DD48F4" w:rsidR="00045908" w:rsidRDefault="0004590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8853095" w:history="1">
        <w:r w:rsidRPr="006D5E87">
          <w:rPr>
            <w:rStyle w:val="Hyperlink"/>
            <w:rFonts w:cs="Arial"/>
            <w:noProof/>
          </w:rPr>
          <w:t>7.4</w:t>
        </w:r>
        <w:r>
          <w:rPr>
            <w:rFonts w:asciiTheme="minorHAnsi" w:eastAsiaTheme="minorEastAsia" w:hAnsiTheme="minorHAnsi" w:cstheme="minorBidi"/>
            <w:noProof/>
            <w:sz w:val="22"/>
            <w:szCs w:val="22"/>
            <w:lang w:eastAsia="de-DE"/>
          </w:rPr>
          <w:tab/>
        </w:r>
        <w:r w:rsidRPr="006D5E87">
          <w:rPr>
            <w:rStyle w:val="Hyperlink"/>
            <w:noProof/>
          </w:rPr>
          <w:t>Vergleich der Prognosemodellergebnisse</w:t>
        </w:r>
        <w:r>
          <w:rPr>
            <w:noProof/>
            <w:webHidden/>
          </w:rPr>
          <w:tab/>
        </w:r>
        <w:r>
          <w:rPr>
            <w:noProof/>
            <w:webHidden/>
          </w:rPr>
          <w:fldChar w:fldCharType="begin"/>
        </w:r>
        <w:r>
          <w:rPr>
            <w:noProof/>
            <w:webHidden/>
          </w:rPr>
          <w:instrText xml:space="preserve"> PAGEREF _Toc98853095 \h </w:instrText>
        </w:r>
        <w:r>
          <w:rPr>
            <w:noProof/>
            <w:webHidden/>
          </w:rPr>
        </w:r>
        <w:r>
          <w:rPr>
            <w:noProof/>
            <w:webHidden/>
          </w:rPr>
          <w:fldChar w:fldCharType="separate"/>
        </w:r>
        <w:r>
          <w:rPr>
            <w:noProof/>
            <w:webHidden/>
          </w:rPr>
          <w:t>27</w:t>
        </w:r>
        <w:r>
          <w:rPr>
            <w:noProof/>
            <w:webHidden/>
          </w:rPr>
          <w:fldChar w:fldCharType="end"/>
        </w:r>
      </w:hyperlink>
    </w:p>
    <w:p w14:paraId="28CA0879" w14:textId="4CE0F0F1" w:rsidR="00045908" w:rsidRDefault="0004590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8853096" w:history="1">
        <w:r w:rsidRPr="006D5E87">
          <w:rPr>
            <w:rStyle w:val="Hyperlink"/>
            <w:rFonts w:cs="Arial"/>
            <w:noProof/>
          </w:rPr>
          <w:t>7.5</w:t>
        </w:r>
        <w:r>
          <w:rPr>
            <w:rFonts w:asciiTheme="minorHAnsi" w:eastAsiaTheme="minorEastAsia" w:hAnsiTheme="minorHAnsi" w:cstheme="minorBidi"/>
            <w:noProof/>
            <w:sz w:val="22"/>
            <w:szCs w:val="22"/>
            <w:lang w:eastAsia="de-DE"/>
          </w:rPr>
          <w:tab/>
        </w:r>
        <w:r w:rsidRPr="006D5E87">
          <w:rPr>
            <w:rStyle w:val="Hyperlink"/>
            <w:noProof/>
          </w:rPr>
          <w:t>Optimierung der Prognosemodelle durch Fourier Transformation</w:t>
        </w:r>
        <w:r>
          <w:rPr>
            <w:noProof/>
            <w:webHidden/>
          </w:rPr>
          <w:tab/>
        </w:r>
        <w:r>
          <w:rPr>
            <w:noProof/>
            <w:webHidden/>
          </w:rPr>
          <w:fldChar w:fldCharType="begin"/>
        </w:r>
        <w:r>
          <w:rPr>
            <w:noProof/>
            <w:webHidden/>
          </w:rPr>
          <w:instrText xml:space="preserve"> PAGEREF _Toc98853096 \h </w:instrText>
        </w:r>
        <w:r>
          <w:rPr>
            <w:noProof/>
            <w:webHidden/>
          </w:rPr>
        </w:r>
        <w:r>
          <w:rPr>
            <w:noProof/>
            <w:webHidden/>
          </w:rPr>
          <w:fldChar w:fldCharType="separate"/>
        </w:r>
        <w:r>
          <w:rPr>
            <w:noProof/>
            <w:webHidden/>
          </w:rPr>
          <w:t>30</w:t>
        </w:r>
        <w:r>
          <w:rPr>
            <w:noProof/>
            <w:webHidden/>
          </w:rPr>
          <w:fldChar w:fldCharType="end"/>
        </w:r>
      </w:hyperlink>
    </w:p>
    <w:p w14:paraId="69B3C2D4" w14:textId="6D9B4DD6"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97" w:history="1">
        <w:r w:rsidRPr="006D5E87">
          <w:rPr>
            <w:rStyle w:val="Hyperlink"/>
            <w:noProof/>
          </w:rPr>
          <w:t>7.5.1</w:t>
        </w:r>
        <w:r>
          <w:rPr>
            <w:rFonts w:asciiTheme="minorHAnsi" w:eastAsiaTheme="minorEastAsia" w:hAnsiTheme="minorHAnsi" w:cstheme="minorBidi"/>
            <w:iCs w:val="0"/>
            <w:noProof/>
            <w:sz w:val="22"/>
            <w:szCs w:val="22"/>
            <w:lang w:eastAsia="de-DE"/>
          </w:rPr>
          <w:tab/>
        </w:r>
        <w:r w:rsidRPr="006D5E87">
          <w:rPr>
            <w:rStyle w:val="Hyperlink"/>
            <w:noProof/>
          </w:rPr>
          <w:t>Theoretische Grundlage</w:t>
        </w:r>
        <w:r>
          <w:rPr>
            <w:noProof/>
            <w:webHidden/>
          </w:rPr>
          <w:tab/>
        </w:r>
        <w:r>
          <w:rPr>
            <w:noProof/>
            <w:webHidden/>
          </w:rPr>
          <w:fldChar w:fldCharType="begin"/>
        </w:r>
        <w:r>
          <w:rPr>
            <w:noProof/>
            <w:webHidden/>
          </w:rPr>
          <w:instrText xml:space="preserve"> PAGEREF _Toc98853097 \h </w:instrText>
        </w:r>
        <w:r>
          <w:rPr>
            <w:noProof/>
            <w:webHidden/>
          </w:rPr>
        </w:r>
        <w:r>
          <w:rPr>
            <w:noProof/>
            <w:webHidden/>
          </w:rPr>
          <w:fldChar w:fldCharType="separate"/>
        </w:r>
        <w:r>
          <w:rPr>
            <w:noProof/>
            <w:webHidden/>
          </w:rPr>
          <w:t>30</w:t>
        </w:r>
        <w:r>
          <w:rPr>
            <w:noProof/>
            <w:webHidden/>
          </w:rPr>
          <w:fldChar w:fldCharType="end"/>
        </w:r>
      </w:hyperlink>
    </w:p>
    <w:p w14:paraId="30462AB0" w14:textId="51100859"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98" w:history="1">
        <w:r w:rsidRPr="006D5E87">
          <w:rPr>
            <w:rStyle w:val="Hyperlink"/>
            <w:noProof/>
          </w:rPr>
          <w:t>7.5.2</w:t>
        </w:r>
        <w:r>
          <w:rPr>
            <w:rFonts w:asciiTheme="minorHAnsi" w:eastAsiaTheme="minorEastAsia" w:hAnsiTheme="minorHAnsi" w:cstheme="minorBidi"/>
            <w:iCs w:val="0"/>
            <w:noProof/>
            <w:sz w:val="22"/>
            <w:szCs w:val="22"/>
            <w:lang w:eastAsia="de-DE"/>
          </w:rPr>
          <w:tab/>
        </w:r>
        <w:r w:rsidRPr="006D5E87">
          <w:rPr>
            <w:rStyle w:val="Hyperlink"/>
            <w:noProof/>
          </w:rPr>
          <w:t>Umsetzung</w:t>
        </w:r>
        <w:r>
          <w:rPr>
            <w:noProof/>
            <w:webHidden/>
          </w:rPr>
          <w:tab/>
        </w:r>
        <w:r>
          <w:rPr>
            <w:noProof/>
            <w:webHidden/>
          </w:rPr>
          <w:fldChar w:fldCharType="begin"/>
        </w:r>
        <w:r>
          <w:rPr>
            <w:noProof/>
            <w:webHidden/>
          </w:rPr>
          <w:instrText xml:space="preserve"> PAGEREF _Toc98853098 \h </w:instrText>
        </w:r>
        <w:r>
          <w:rPr>
            <w:noProof/>
            <w:webHidden/>
          </w:rPr>
        </w:r>
        <w:r>
          <w:rPr>
            <w:noProof/>
            <w:webHidden/>
          </w:rPr>
          <w:fldChar w:fldCharType="separate"/>
        </w:r>
        <w:r>
          <w:rPr>
            <w:noProof/>
            <w:webHidden/>
          </w:rPr>
          <w:t>30</w:t>
        </w:r>
        <w:r>
          <w:rPr>
            <w:noProof/>
            <w:webHidden/>
          </w:rPr>
          <w:fldChar w:fldCharType="end"/>
        </w:r>
      </w:hyperlink>
    </w:p>
    <w:p w14:paraId="0EE07C74" w14:textId="604BCF84" w:rsidR="00045908" w:rsidRDefault="00045908">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8853099" w:history="1">
        <w:r w:rsidRPr="006D5E87">
          <w:rPr>
            <w:rStyle w:val="Hyperlink"/>
            <w:noProof/>
          </w:rPr>
          <w:t>7.5.3</w:t>
        </w:r>
        <w:r>
          <w:rPr>
            <w:rFonts w:asciiTheme="minorHAnsi" w:eastAsiaTheme="minorEastAsia" w:hAnsiTheme="minorHAnsi" w:cstheme="minorBidi"/>
            <w:iCs w:val="0"/>
            <w:noProof/>
            <w:sz w:val="22"/>
            <w:szCs w:val="22"/>
            <w:lang w:eastAsia="de-DE"/>
          </w:rPr>
          <w:tab/>
        </w:r>
        <w:r w:rsidRPr="006D5E87">
          <w:rPr>
            <w:rStyle w:val="Hyperlink"/>
            <w:noProof/>
          </w:rPr>
          <w:t>Auswertung</w:t>
        </w:r>
        <w:r>
          <w:rPr>
            <w:noProof/>
            <w:webHidden/>
          </w:rPr>
          <w:tab/>
        </w:r>
        <w:r>
          <w:rPr>
            <w:noProof/>
            <w:webHidden/>
          </w:rPr>
          <w:fldChar w:fldCharType="begin"/>
        </w:r>
        <w:r>
          <w:rPr>
            <w:noProof/>
            <w:webHidden/>
          </w:rPr>
          <w:instrText xml:space="preserve"> PAGEREF _Toc98853099 \h </w:instrText>
        </w:r>
        <w:r>
          <w:rPr>
            <w:noProof/>
            <w:webHidden/>
          </w:rPr>
        </w:r>
        <w:r>
          <w:rPr>
            <w:noProof/>
            <w:webHidden/>
          </w:rPr>
          <w:fldChar w:fldCharType="separate"/>
        </w:r>
        <w:r>
          <w:rPr>
            <w:noProof/>
            <w:webHidden/>
          </w:rPr>
          <w:t>35</w:t>
        </w:r>
        <w:r>
          <w:rPr>
            <w:noProof/>
            <w:webHidden/>
          </w:rPr>
          <w:fldChar w:fldCharType="end"/>
        </w:r>
      </w:hyperlink>
    </w:p>
    <w:p w14:paraId="551331CD" w14:textId="6510340C" w:rsidR="00045908" w:rsidRDefault="0004590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8853100" w:history="1">
        <w:r w:rsidRPr="006D5E87">
          <w:rPr>
            <w:rStyle w:val="Hyperlink"/>
            <w:noProof/>
          </w:rPr>
          <w:t>8</w:t>
        </w:r>
        <w:r>
          <w:rPr>
            <w:rFonts w:asciiTheme="minorHAnsi" w:eastAsiaTheme="minorEastAsia" w:hAnsiTheme="minorHAnsi" w:cstheme="minorBidi"/>
            <w:b w:val="0"/>
            <w:bCs w:val="0"/>
            <w:caps w:val="0"/>
            <w:noProof/>
            <w:sz w:val="22"/>
            <w:szCs w:val="22"/>
            <w:lang w:eastAsia="de-DE"/>
          </w:rPr>
          <w:tab/>
        </w:r>
        <w:r w:rsidRPr="006D5E87">
          <w:rPr>
            <w:rStyle w:val="Hyperlink"/>
            <w:noProof/>
          </w:rPr>
          <w:t>Contact Elements Integration</w:t>
        </w:r>
        <w:r>
          <w:rPr>
            <w:noProof/>
            <w:webHidden/>
          </w:rPr>
          <w:tab/>
        </w:r>
        <w:r>
          <w:rPr>
            <w:noProof/>
            <w:webHidden/>
          </w:rPr>
          <w:fldChar w:fldCharType="begin"/>
        </w:r>
        <w:r>
          <w:rPr>
            <w:noProof/>
            <w:webHidden/>
          </w:rPr>
          <w:instrText xml:space="preserve"> PAGEREF _Toc98853100 \h </w:instrText>
        </w:r>
        <w:r>
          <w:rPr>
            <w:noProof/>
            <w:webHidden/>
          </w:rPr>
        </w:r>
        <w:r>
          <w:rPr>
            <w:noProof/>
            <w:webHidden/>
          </w:rPr>
          <w:fldChar w:fldCharType="separate"/>
        </w:r>
        <w:r>
          <w:rPr>
            <w:noProof/>
            <w:webHidden/>
          </w:rPr>
          <w:t>36</w:t>
        </w:r>
        <w:r>
          <w:rPr>
            <w:noProof/>
            <w:webHidden/>
          </w:rPr>
          <w:fldChar w:fldCharType="end"/>
        </w:r>
      </w:hyperlink>
    </w:p>
    <w:p w14:paraId="5C6A6022" w14:textId="0D0E2732" w:rsidR="00045908" w:rsidRDefault="0004590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8853101" w:history="1">
        <w:r w:rsidRPr="006D5E87">
          <w:rPr>
            <w:rStyle w:val="Hyperlink"/>
            <w:rFonts w:cs="Arial"/>
            <w:noProof/>
          </w:rPr>
          <w:t>8.1</w:t>
        </w:r>
        <w:r>
          <w:rPr>
            <w:rFonts w:asciiTheme="minorHAnsi" w:eastAsiaTheme="minorEastAsia" w:hAnsiTheme="minorHAnsi" w:cstheme="minorBidi"/>
            <w:noProof/>
            <w:sz w:val="22"/>
            <w:szCs w:val="22"/>
            <w:lang w:eastAsia="de-DE"/>
          </w:rPr>
          <w:tab/>
        </w:r>
        <w:r w:rsidRPr="006D5E87">
          <w:rPr>
            <w:rStyle w:val="Hyperlink"/>
            <w:noProof/>
          </w:rPr>
          <w:t>Implementierung der Datenpipeline</w:t>
        </w:r>
        <w:r>
          <w:rPr>
            <w:noProof/>
            <w:webHidden/>
          </w:rPr>
          <w:tab/>
        </w:r>
        <w:r>
          <w:rPr>
            <w:noProof/>
            <w:webHidden/>
          </w:rPr>
          <w:fldChar w:fldCharType="begin"/>
        </w:r>
        <w:r>
          <w:rPr>
            <w:noProof/>
            <w:webHidden/>
          </w:rPr>
          <w:instrText xml:space="preserve"> PAGEREF _Toc98853101 \h </w:instrText>
        </w:r>
        <w:r>
          <w:rPr>
            <w:noProof/>
            <w:webHidden/>
          </w:rPr>
        </w:r>
        <w:r>
          <w:rPr>
            <w:noProof/>
            <w:webHidden/>
          </w:rPr>
          <w:fldChar w:fldCharType="separate"/>
        </w:r>
        <w:r>
          <w:rPr>
            <w:noProof/>
            <w:webHidden/>
          </w:rPr>
          <w:t>37</w:t>
        </w:r>
        <w:r>
          <w:rPr>
            <w:noProof/>
            <w:webHidden/>
          </w:rPr>
          <w:fldChar w:fldCharType="end"/>
        </w:r>
      </w:hyperlink>
    </w:p>
    <w:p w14:paraId="77F6F04F" w14:textId="44AC2ECA" w:rsidR="00045908" w:rsidRDefault="0004590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8853102" w:history="1">
        <w:r w:rsidRPr="006D5E87">
          <w:rPr>
            <w:rStyle w:val="Hyperlink"/>
            <w:rFonts w:cs="Arial"/>
            <w:noProof/>
          </w:rPr>
          <w:t>8.2</w:t>
        </w:r>
        <w:r>
          <w:rPr>
            <w:rFonts w:asciiTheme="minorHAnsi" w:eastAsiaTheme="minorEastAsia" w:hAnsiTheme="minorHAnsi" w:cstheme="minorBidi"/>
            <w:noProof/>
            <w:sz w:val="22"/>
            <w:szCs w:val="22"/>
            <w:lang w:eastAsia="de-DE"/>
          </w:rPr>
          <w:tab/>
        </w:r>
        <w:r w:rsidRPr="006D5E87">
          <w:rPr>
            <w:rStyle w:val="Hyperlink"/>
            <w:noProof/>
          </w:rPr>
          <w:t>Echtzeitprognose der Turmschwingungskinematik</w:t>
        </w:r>
        <w:r>
          <w:rPr>
            <w:noProof/>
            <w:webHidden/>
          </w:rPr>
          <w:tab/>
        </w:r>
        <w:r>
          <w:rPr>
            <w:noProof/>
            <w:webHidden/>
          </w:rPr>
          <w:fldChar w:fldCharType="begin"/>
        </w:r>
        <w:r>
          <w:rPr>
            <w:noProof/>
            <w:webHidden/>
          </w:rPr>
          <w:instrText xml:space="preserve"> PAGEREF _Toc98853102 \h </w:instrText>
        </w:r>
        <w:r>
          <w:rPr>
            <w:noProof/>
            <w:webHidden/>
          </w:rPr>
        </w:r>
        <w:r>
          <w:rPr>
            <w:noProof/>
            <w:webHidden/>
          </w:rPr>
          <w:fldChar w:fldCharType="separate"/>
        </w:r>
        <w:r>
          <w:rPr>
            <w:noProof/>
            <w:webHidden/>
          </w:rPr>
          <w:t>39</w:t>
        </w:r>
        <w:r>
          <w:rPr>
            <w:noProof/>
            <w:webHidden/>
          </w:rPr>
          <w:fldChar w:fldCharType="end"/>
        </w:r>
      </w:hyperlink>
    </w:p>
    <w:p w14:paraId="576DFF7C" w14:textId="03FE1041" w:rsidR="00045908" w:rsidRDefault="00045908">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8853103" w:history="1">
        <w:r w:rsidRPr="006D5E87">
          <w:rPr>
            <w:rStyle w:val="Hyperlink"/>
            <w:noProof/>
          </w:rPr>
          <w:t>9</w:t>
        </w:r>
        <w:r>
          <w:rPr>
            <w:rFonts w:asciiTheme="minorHAnsi" w:eastAsiaTheme="minorEastAsia" w:hAnsiTheme="minorHAnsi" w:cstheme="minorBidi"/>
            <w:b w:val="0"/>
            <w:bCs w:val="0"/>
            <w:caps w:val="0"/>
            <w:noProof/>
            <w:sz w:val="22"/>
            <w:szCs w:val="22"/>
            <w:lang w:eastAsia="de-DE"/>
          </w:rPr>
          <w:tab/>
        </w:r>
        <w:r w:rsidRPr="006D5E87">
          <w:rPr>
            <w:rStyle w:val="Hyperlink"/>
            <w:noProof/>
          </w:rPr>
          <w:t>Diskussion</w:t>
        </w:r>
        <w:r>
          <w:rPr>
            <w:noProof/>
            <w:webHidden/>
          </w:rPr>
          <w:tab/>
        </w:r>
        <w:r>
          <w:rPr>
            <w:noProof/>
            <w:webHidden/>
          </w:rPr>
          <w:fldChar w:fldCharType="begin"/>
        </w:r>
        <w:r>
          <w:rPr>
            <w:noProof/>
            <w:webHidden/>
          </w:rPr>
          <w:instrText xml:space="preserve"> PAGEREF _Toc98853103 \h </w:instrText>
        </w:r>
        <w:r>
          <w:rPr>
            <w:noProof/>
            <w:webHidden/>
          </w:rPr>
        </w:r>
        <w:r>
          <w:rPr>
            <w:noProof/>
            <w:webHidden/>
          </w:rPr>
          <w:fldChar w:fldCharType="separate"/>
        </w:r>
        <w:r>
          <w:rPr>
            <w:noProof/>
            <w:webHidden/>
          </w:rPr>
          <w:t>40</w:t>
        </w:r>
        <w:r>
          <w:rPr>
            <w:noProof/>
            <w:webHidden/>
          </w:rPr>
          <w:fldChar w:fldCharType="end"/>
        </w:r>
      </w:hyperlink>
    </w:p>
    <w:p w14:paraId="31EF0A65" w14:textId="2826C330" w:rsidR="00045908" w:rsidRDefault="0004590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8853104" w:history="1">
        <w:r w:rsidRPr="006D5E87">
          <w:rPr>
            <w:rStyle w:val="Hyperlink"/>
            <w:rFonts w:cs="Arial"/>
            <w:noProof/>
          </w:rPr>
          <w:t>9.1</w:t>
        </w:r>
        <w:r>
          <w:rPr>
            <w:rFonts w:asciiTheme="minorHAnsi" w:eastAsiaTheme="minorEastAsia" w:hAnsiTheme="minorHAnsi" w:cstheme="minorBidi"/>
            <w:noProof/>
            <w:sz w:val="22"/>
            <w:szCs w:val="22"/>
            <w:lang w:eastAsia="de-DE"/>
          </w:rPr>
          <w:tab/>
        </w:r>
        <w:r w:rsidRPr="006D5E87">
          <w:rPr>
            <w:rStyle w:val="Hyperlink"/>
            <w:noProof/>
          </w:rPr>
          <w:t>Prognoseergebnisse</w:t>
        </w:r>
        <w:r>
          <w:rPr>
            <w:noProof/>
            <w:webHidden/>
          </w:rPr>
          <w:tab/>
        </w:r>
        <w:r>
          <w:rPr>
            <w:noProof/>
            <w:webHidden/>
          </w:rPr>
          <w:fldChar w:fldCharType="begin"/>
        </w:r>
        <w:r>
          <w:rPr>
            <w:noProof/>
            <w:webHidden/>
          </w:rPr>
          <w:instrText xml:space="preserve"> PAGEREF _Toc98853104 \h </w:instrText>
        </w:r>
        <w:r>
          <w:rPr>
            <w:noProof/>
            <w:webHidden/>
          </w:rPr>
        </w:r>
        <w:r>
          <w:rPr>
            <w:noProof/>
            <w:webHidden/>
          </w:rPr>
          <w:fldChar w:fldCharType="separate"/>
        </w:r>
        <w:r>
          <w:rPr>
            <w:noProof/>
            <w:webHidden/>
          </w:rPr>
          <w:t>40</w:t>
        </w:r>
        <w:r>
          <w:rPr>
            <w:noProof/>
            <w:webHidden/>
          </w:rPr>
          <w:fldChar w:fldCharType="end"/>
        </w:r>
      </w:hyperlink>
    </w:p>
    <w:p w14:paraId="3A6E9012" w14:textId="380F929B" w:rsidR="00045908" w:rsidRDefault="00045908">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8853105" w:history="1">
        <w:r w:rsidRPr="006D5E87">
          <w:rPr>
            <w:rStyle w:val="Hyperlink"/>
            <w:rFonts w:cs="Arial"/>
            <w:noProof/>
          </w:rPr>
          <w:t>9.2</w:t>
        </w:r>
        <w:r>
          <w:rPr>
            <w:rFonts w:asciiTheme="minorHAnsi" w:eastAsiaTheme="minorEastAsia" w:hAnsiTheme="minorHAnsi" w:cstheme="minorBidi"/>
            <w:noProof/>
            <w:sz w:val="22"/>
            <w:szCs w:val="22"/>
            <w:lang w:eastAsia="de-DE"/>
          </w:rPr>
          <w:tab/>
        </w:r>
        <w:r w:rsidRPr="006D5E87">
          <w:rPr>
            <w:rStyle w:val="Hyperlink"/>
            <w:noProof/>
          </w:rPr>
          <w:t>Resampeln der Positionsdaten</w:t>
        </w:r>
        <w:r>
          <w:rPr>
            <w:noProof/>
            <w:webHidden/>
          </w:rPr>
          <w:tab/>
        </w:r>
        <w:r>
          <w:rPr>
            <w:noProof/>
            <w:webHidden/>
          </w:rPr>
          <w:fldChar w:fldCharType="begin"/>
        </w:r>
        <w:r>
          <w:rPr>
            <w:noProof/>
            <w:webHidden/>
          </w:rPr>
          <w:instrText xml:space="preserve"> PAGEREF _Toc98853105 \h </w:instrText>
        </w:r>
        <w:r>
          <w:rPr>
            <w:noProof/>
            <w:webHidden/>
          </w:rPr>
        </w:r>
        <w:r>
          <w:rPr>
            <w:noProof/>
            <w:webHidden/>
          </w:rPr>
          <w:fldChar w:fldCharType="separate"/>
        </w:r>
        <w:r>
          <w:rPr>
            <w:noProof/>
            <w:webHidden/>
          </w:rPr>
          <w:t>41</w:t>
        </w:r>
        <w:r>
          <w:rPr>
            <w:noProof/>
            <w:webHidden/>
          </w:rPr>
          <w:fldChar w:fldCharType="end"/>
        </w:r>
      </w:hyperlink>
    </w:p>
    <w:p w14:paraId="3E99D20A" w14:textId="41EDC80B" w:rsidR="00045908" w:rsidRDefault="00045908">
      <w:pPr>
        <w:pStyle w:val="Verzeichnis1"/>
        <w:tabs>
          <w:tab w:val="left" w:pos="690"/>
          <w:tab w:val="right" w:leader="dot" w:pos="9062"/>
        </w:tabs>
        <w:rPr>
          <w:rFonts w:asciiTheme="minorHAnsi" w:eastAsiaTheme="minorEastAsia" w:hAnsiTheme="minorHAnsi" w:cstheme="minorBidi"/>
          <w:b w:val="0"/>
          <w:bCs w:val="0"/>
          <w:caps w:val="0"/>
          <w:noProof/>
          <w:sz w:val="22"/>
          <w:szCs w:val="22"/>
          <w:lang w:eastAsia="de-DE"/>
        </w:rPr>
      </w:pPr>
      <w:hyperlink w:anchor="_Toc98853106" w:history="1">
        <w:r w:rsidRPr="006D5E87">
          <w:rPr>
            <w:rStyle w:val="Hyperlink"/>
            <w:noProof/>
            <w:lang w:val="en-US"/>
          </w:rPr>
          <w:t>10</w:t>
        </w:r>
        <w:r>
          <w:rPr>
            <w:rFonts w:asciiTheme="minorHAnsi" w:eastAsiaTheme="minorEastAsia" w:hAnsiTheme="minorHAnsi" w:cstheme="minorBidi"/>
            <w:b w:val="0"/>
            <w:bCs w:val="0"/>
            <w:caps w:val="0"/>
            <w:noProof/>
            <w:sz w:val="22"/>
            <w:szCs w:val="22"/>
            <w:lang w:eastAsia="de-DE"/>
          </w:rPr>
          <w:tab/>
        </w:r>
        <w:r w:rsidRPr="006D5E87">
          <w:rPr>
            <w:rStyle w:val="Hyperlink"/>
            <w:noProof/>
            <w:lang w:val="en-US"/>
          </w:rPr>
          <w:t>Fazit</w:t>
        </w:r>
        <w:r>
          <w:rPr>
            <w:noProof/>
            <w:webHidden/>
          </w:rPr>
          <w:tab/>
        </w:r>
        <w:r>
          <w:rPr>
            <w:noProof/>
            <w:webHidden/>
          </w:rPr>
          <w:fldChar w:fldCharType="begin"/>
        </w:r>
        <w:r>
          <w:rPr>
            <w:noProof/>
            <w:webHidden/>
          </w:rPr>
          <w:instrText xml:space="preserve"> PAGEREF _Toc98853106 \h </w:instrText>
        </w:r>
        <w:r>
          <w:rPr>
            <w:noProof/>
            <w:webHidden/>
          </w:rPr>
        </w:r>
        <w:r>
          <w:rPr>
            <w:noProof/>
            <w:webHidden/>
          </w:rPr>
          <w:fldChar w:fldCharType="separate"/>
        </w:r>
        <w:r>
          <w:rPr>
            <w:noProof/>
            <w:webHidden/>
          </w:rPr>
          <w:t>42</w:t>
        </w:r>
        <w:r>
          <w:rPr>
            <w:noProof/>
            <w:webHidden/>
          </w:rPr>
          <w:fldChar w:fldCharType="end"/>
        </w:r>
      </w:hyperlink>
    </w:p>
    <w:p w14:paraId="2E1B98C2" w14:textId="0387CD83" w:rsidR="00045908" w:rsidRDefault="00045908">
      <w:pPr>
        <w:pStyle w:val="Verzeichnis1"/>
        <w:tabs>
          <w:tab w:val="left" w:pos="690"/>
          <w:tab w:val="right" w:leader="dot" w:pos="9062"/>
        </w:tabs>
        <w:rPr>
          <w:rFonts w:asciiTheme="minorHAnsi" w:eastAsiaTheme="minorEastAsia" w:hAnsiTheme="minorHAnsi" w:cstheme="minorBidi"/>
          <w:b w:val="0"/>
          <w:bCs w:val="0"/>
          <w:caps w:val="0"/>
          <w:noProof/>
          <w:sz w:val="22"/>
          <w:szCs w:val="22"/>
          <w:lang w:eastAsia="de-DE"/>
        </w:rPr>
      </w:pPr>
      <w:hyperlink w:anchor="_Toc98853107" w:history="1">
        <w:r w:rsidRPr="006D5E87">
          <w:rPr>
            <w:rStyle w:val="Hyperlink"/>
            <w:noProof/>
          </w:rPr>
          <w:t>11</w:t>
        </w:r>
        <w:r>
          <w:rPr>
            <w:rFonts w:asciiTheme="minorHAnsi" w:eastAsiaTheme="minorEastAsia" w:hAnsiTheme="minorHAnsi" w:cstheme="minorBidi"/>
            <w:b w:val="0"/>
            <w:bCs w:val="0"/>
            <w:caps w:val="0"/>
            <w:noProof/>
            <w:sz w:val="22"/>
            <w:szCs w:val="22"/>
            <w:lang w:eastAsia="de-DE"/>
          </w:rPr>
          <w:tab/>
        </w:r>
        <w:r w:rsidRPr="006D5E87">
          <w:rPr>
            <w:rStyle w:val="Hyperlink"/>
            <w:noProof/>
          </w:rPr>
          <w:t>Literatur</w:t>
        </w:r>
        <w:r>
          <w:rPr>
            <w:noProof/>
            <w:webHidden/>
          </w:rPr>
          <w:tab/>
        </w:r>
        <w:r>
          <w:rPr>
            <w:noProof/>
            <w:webHidden/>
          </w:rPr>
          <w:fldChar w:fldCharType="begin"/>
        </w:r>
        <w:r>
          <w:rPr>
            <w:noProof/>
            <w:webHidden/>
          </w:rPr>
          <w:instrText xml:space="preserve"> PAGEREF _Toc98853107 \h </w:instrText>
        </w:r>
        <w:r>
          <w:rPr>
            <w:noProof/>
            <w:webHidden/>
          </w:rPr>
        </w:r>
        <w:r>
          <w:rPr>
            <w:noProof/>
            <w:webHidden/>
          </w:rPr>
          <w:fldChar w:fldCharType="separate"/>
        </w:r>
        <w:r>
          <w:rPr>
            <w:noProof/>
            <w:webHidden/>
          </w:rPr>
          <w:t>43</w:t>
        </w:r>
        <w:r>
          <w:rPr>
            <w:noProof/>
            <w:webHidden/>
          </w:rPr>
          <w:fldChar w:fldCharType="end"/>
        </w:r>
      </w:hyperlink>
    </w:p>
    <w:p w14:paraId="43C6A43A" w14:textId="73C01D1F" w:rsidR="00FD203F" w:rsidRPr="002E5720" w:rsidRDefault="00635FF9" w:rsidP="003E5BA8">
      <w:pPr>
        <w:rPr>
          <w:b/>
          <w:sz w:val="48"/>
          <w:szCs w:val="48"/>
        </w:rPr>
      </w:pPr>
      <w:r>
        <w:rPr>
          <w:b/>
          <w:sz w:val="48"/>
          <w:szCs w:val="48"/>
        </w:rPr>
        <w:fldChar w:fldCharType="end"/>
      </w:r>
      <w:bookmarkStart w:id="10" w:name="_Toc257292520"/>
      <w:r w:rsidR="002E5720">
        <w:rPr>
          <w:b/>
          <w:sz w:val="48"/>
          <w:szCs w:val="48"/>
        </w:rPr>
        <w:br w:type="page"/>
      </w:r>
    </w:p>
    <w:p w14:paraId="3641E58B" w14:textId="1644A488" w:rsidR="00ED1C71" w:rsidRPr="0035388E" w:rsidRDefault="00ED1C71" w:rsidP="00ED5396">
      <w:pPr>
        <w:rPr>
          <w:b/>
          <w:sz w:val="48"/>
          <w:szCs w:val="48"/>
        </w:rPr>
      </w:pPr>
      <w:r>
        <w:rPr>
          <w:b/>
          <w:sz w:val="48"/>
          <w:szCs w:val="48"/>
        </w:rPr>
        <w:lastRenderedPageBreak/>
        <w:t>Formelzeichen</w:t>
      </w:r>
    </w:p>
    <w:tbl>
      <w:tblPr>
        <w:tblStyle w:val="EinfacheTabelle4"/>
        <w:tblW w:w="0" w:type="auto"/>
        <w:tblLook w:val="04A0" w:firstRow="1" w:lastRow="0" w:firstColumn="1" w:lastColumn="0" w:noHBand="0" w:noVBand="1"/>
      </w:tblPr>
      <w:tblGrid>
        <w:gridCol w:w="1123"/>
        <w:gridCol w:w="4725"/>
      </w:tblGrid>
      <w:tr w:rsidR="00B44641" w:rsidRPr="00C1169C" w14:paraId="7A14F1B1" w14:textId="77777777" w:rsidTr="003D3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vAlign w:val="center"/>
          </w:tcPr>
          <w:p w14:paraId="6B5D7A9E" w14:textId="0F8DCA8C" w:rsidR="00B44641" w:rsidRPr="004628D0"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w:r w:rsidRPr="004628D0">
              <w:rPr>
                <w:bCs/>
                <w:szCs w:val="24"/>
              </w:rPr>
              <w:t>Zeichen</w:t>
            </w:r>
          </w:p>
        </w:tc>
        <w:tc>
          <w:tcPr>
            <w:tcW w:w="0" w:type="auto"/>
            <w:tcBorders>
              <w:left w:val="single" w:sz="4" w:space="0" w:color="auto"/>
              <w:bottom w:val="single" w:sz="12" w:space="0" w:color="auto"/>
            </w:tcBorders>
            <w:vAlign w:val="center"/>
          </w:tcPr>
          <w:p w14:paraId="3C3FE3DA" w14:textId="009247DF" w:rsidR="00B44641" w:rsidRPr="003D3623"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100000000000" w:firstRow="1" w:lastRow="0" w:firstColumn="0" w:lastColumn="0" w:oddVBand="0" w:evenVBand="0" w:oddHBand="0" w:evenHBand="0" w:firstRowFirstColumn="0" w:firstRowLastColumn="0" w:lastRowFirstColumn="0" w:lastRowLastColumn="0"/>
              <w:rPr>
                <w:bCs/>
                <w:szCs w:val="24"/>
              </w:rPr>
            </w:pPr>
            <w:r w:rsidRPr="003D3623">
              <w:rPr>
                <w:bCs/>
                <w:szCs w:val="24"/>
              </w:rPr>
              <w:t>Erklärung</w:t>
            </w:r>
          </w:p>
        </w:tc>
      </w:tr>
      <w:tr w:rsidR="00B44641" w:rsidRPr="00C1169C" w14:paraId="07C99847" w14:textId="77777777" w:rsidTr="003D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vAlign w:val="center"/>
          </w:tcPr>
          <w:p w14:paraId="108908CB" w14:textId="2E64989F" w:rsidR="00B44641" w:rsidRPr="004628D0" w:rsidRDefault="00E2236A"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sSub>
                  <m:sSubPr>
                    <m:ctrlPr>
                      <w:rPr>
                        <w:rFonts w:ascii="Cambria Math" w:hAnsi="Cambria Math"/>
                        <w:bCs/>
                        <w:i/>
                      </w:rPr>
                    </m:ctrlPr>
                  </m:sSubPr>
                  <m:e>
                    <m:r>
                      <m:rPr>
                        <m:sty m:val="bi"/>
                      </m:rPr>
                      <w:rPr>
                        <w:rFonts w:ascii="Cambria Math" w:hAnsi="Cambria Math"/>
                      </w:rPr>
                      <m:t>y</m:t>
                    </m:r>
                  </m:e>
                  <m:sub>
                    <m:r>
                      <m:rPr>
                        <m:sty m:val="bi"/>
                      </m:rPr>
                      <w:rPr>
                        <w:rFonts w:ascii="Cambria Math" w:hAnsi="Cambria Math"/>
                      </w:rPr>
                      <m:t>t</m:t>
                    </m:r>
                  </m:sub>
                </m:sSub>
              </m:oMath>
            </m:oMathPara>
          </w:p>
        </w:tc>
        <w:tc>
          <w:tcPr>
            <w:tcW w:w="0" w:type="auto"/>
            <w:tcBorders>
              <w:top w:val="single" w:sz="12" w:space="0" w:color="auto"/>
              <w:left w:val="single" w:sz="4" w:space="0" w:color="auto"/>
            </w:tcBorders>
            <w:vAlign w:val="center"/>
          </w:tcPr>
          <w:p w14:paraId="7DC4F3CA" w14:textId="4506713D"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C1169C">
              <w:rPr>
                <w:szCs w:val="24"/>
              </w:rPr>
              <w:t>Prognosewert zum Zeitpunkt t</w:t>
            </w:r>
          </w:p>
        </w:tc>
      </w:tr>
      <w:tr w:rsidR="00B44641" w:rsidRPr="00C1169C" w14:paraId="0E7FFCEE" w14:textId="77777777" w:rsidTr="003D362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BE39410" w14:textId="00867713" w:rsidR="00B44641" w:rsidRPr="004628D0" w:rsidRDefault="004628D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rFonts w:cs="Arial"/>
                <w:bCs/>
                <w:szCs w:val="24"/>
              </w:rPr>
            </w:pPr>
            <m:oMathPara>
              <m:oMath>
                <m:r>
                  <m:rPr>
                    <m:sty m:val="bi"/>
                  </m:rPr>
                  <w:rPr>
                    <w:rFonts w:ascii="Cambria Math" w:hAnsi="Cambria Math" w:cs="Arial"/>
                  </w:rPr>
                  <m:t>µ</m:t>
                </m:r>
              </m:oMath>
            </m:oMathPara>
          </w:p>
        </w:tc>
        <w:tc>
          <w:tcPr>
            <w:tcW w:w="0" w:type="auto"/>
            <w:tcBorders>
              <w:left w:val="single" w:sz="4" w:space="0" w:color="auto"/>
            </w:tcBorders>
            <w:vAlign w:val="center"/>
          </w:tcPr>
          <w:p w14:paraId="4B5B740D" w14:textId="0C39B9D2"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Arithmetisches Mittel</w:t>
            </w:r>
          </w:p>
        </w:tc>
      </w:tr>
      <w:tr w:rsidR="00B44641" w:rsidRPr="00C1169C" w14:paraId="103C7426" w14:textId="77777777" w:rsidTr="003D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F16E0A5" w14:textId="35A7550B" w:rsidR="00B44641" w:rsidRPr="004628D0" w:rsidRDefault="004628D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r>
                  <m:rPr>
                    <m:sty m:val="bi"/>
                  </m:rPr>
                  <w:rPr>
                    <w:rFonts w:ascii="Cambria Math" w:hAnsi="Cambria Math"/>
                  </w:rPr>
                  <m:t>ϕ</m:t>
                </m:r>
              </m:oMath>
            </m:oMathPara>
          </w:p>
        </w:tc>
        <w:tc>
          <w:tcPr>
            <w:tcW w:w="0" w:type="auto"/>
            <w:tcBorders>
              <w:left w:val="single" w:sz="4" w:space="0" w:color="auto"/>
            </w:tcBorders>
            <w:vAlign w:val="center"/>
          </w:tcPr>
          <w:p w14:paraId="397D1FDF" w14:textId="51D34E28"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Autoregression Gewichtungsparameter</w:t>
            </w:r>
          </w:p>
        </w:tc>
      </w:tr>
      <w:tr w:rsidR="00B44641" w:rsidRPr="00C1169C" w14:paraId="2FD0B24B" w14:textId="77777777" w:rsidTr="003D362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DA5A490" w14:textId="2A990CFC" w:rsidR="00B44641" w:rsidRPr="004628D0" w:rsidRDefault="004628D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r>
                  <m:rPr>
                    <m:sty m:val="bi"/>
                  </m:rPr>
                  <w:rPr>
                    <w:rFonts w:ascii="Cambria Math" w:hAnsi="Cambria Math"/>
                  </w:rPr>
                  <m:t>i</m:t>
                </m:r>
              </m:oMath>
            </m:oMathPara>
          </w:p>
        </w:tc>
        <w:tc>
          <w:tcPr>
            <w:tcW w:w="0" w:type="auto"/>
            <w:tcBorders>
              <w:left w:val="single" w:sz="4" w:space="0" w:color="auto"/>
            </w:tcBorders>
            <w:vAlign w:val="center"/>
          </w:tcPr>
          <w:p w14:paraId="445FF1EC" w14:textId="13EB00DC"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Anzahl der Lags</w:t>
            </w:r>
          </w:p>
        </w:tc>
      </w:tr>
      <w:tr w:rsidR="00B44641" w:rsidRPr="00C1169C" w14:paraId="45706B5F" w14:textId="77777777" w:rsidTr="003D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A4089E0" w14:textId="36F56C0C" w:rsidR="00B44641" w:rsidRPr="004628D0" w:rsidRDefault="00E2236A"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sSub>
                  <m:sSubPr>
                    <m:ctrlPr>
                      <w:rPr>
                        <w:rFonts w:ascii="Cambria Math" w:hAnsi="Cambria Math"/>
                        <w:bCs/>
                        <w:i/>
                      </w:rPr>
                    </m:ctrlPr>
                  </m:sSubPr>
                  <m:e>
                    <m:r>
                      <m:rPr>
                        <m:sty m:val="bi"/>
                      </m:rPr>
                      <w:rPr>
                        <w:rFonts w:ascii="Cambria Math" w:hAnsi="Cambria Math"/>
                      </w:rPr>
                      <m:t>e</m:t>
                    </m:r>
                  </m:e>
                  <m:sub>
                    <m:r>
                      <m:rPr>
                        <m:sty m:val="bi"/>
                      </m:rPr>
                      <w:rPr>
                        <w:rFonts w:ascii="Cambria Math" w:hAnsi="Cambria Math"/>
                      </w:rPr>
                      <m:t>t</m:t>
                    </m:r>
                  </m:sub>
                </m:sSub>
              </m:oMath>
            </m:oMathPara>
          </w:p>
        </w:tc>
        <w:tc>
          <w:tcPr>
            <w:tcW w:w="0" w:type="auto"/>
            <w:tcBorders>
              <w:left w:val="single" w:sz="4" w:space="0" w:color="auto"/>
            </w:tcBorders>
            <w:vAlign w:val="center"/>
          </w:tcPr>
          <w:p w14:paraId="3EC5CDAE" w14:textId="3A1FBA9D"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Fehler des Prognosewerts zum Zeitpunkt t</w:t>
            </w:r>
          </w:p>
        </w:tc>
      </w:tr>
      <w:tr w:rsidR="008F59C1" w:rsidRPr="00C1169C" w14:paraId="3F4C2005" w14:textId="77777777" w:rsidTr="003D362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14375D9" w14:textId="05002CA8" w:rsidR="008F59C1" w:rsidRPr="004628D0" w:rsidRDefault="00E2236A"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acc>
                  <m:accPr>
                    <m:chr m:val="̅"/>
                    <m:ctrlPr>
                      <w:rPr>
                        <w:rFonts w:ascii="Cambria Math" w:hAnsi="Cambria Math" w:cs="Arial"/>
                        <w:bCs/>
                        <w:i/>
                      </w:rPr>
                    </m:ctrlPr>
                  </m:accPr>
                  <m:e>
                    <m:r>
                      <m:rPr>
                        <m:sty m:val="bi"/>
                      </m:rPr>
                      <w:rPr>
                        <w:rFonts w:ascii="Cambria Math" w:hAnsi="Cambria Math" w:cs="Arial"/>
                      </w:rPr>
                      <m:t>µ</m:t>
                    </m:r>
                  </m:e>
                </m:acc>
              </m:oMath>
            </m:oMathPara>
          </w:p>
        </w:tc>
        <w:tc>
          <w:tcPr>
            <w:tcW w:w="0" w:type="auto"/>
            <w:tcBorders>
              <w:left w:val="single" w:sz="4" w:space="0" w:color="auto"/>
            </w:tcBorders>
            <w:vAlign w:val="center"/>
          </w:tcPr>
          <w:p w14:paraId="440CEF7B" w14:textId="48F260A4" w:rsidR="008F59C1" w:rsidRDefault="008F59C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Summe gewichteter Durchschnittswerte</w:t>
            </w:r>
          </w:p>
        </w:tc>
      </w:tr>
      <w:tr w:rsidR="00B44641" w:rsidRPr="00C1169C" w14:paraId="60E29582"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4D3E937" w14:textId="7693A05B" w:rsidR="00B44641" w:rsidRPr="004628D0" w:rsidRDefault="004628D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r>
                  <m:rPr>
                    <m:sty m:val="bi"/>
                  </m:rPr>
                  <w:rPr>
                    <w:rFonts w:ascii="Cambria Math" w:hAnsi="Cambria Math"/>
                  </w:rPr>
                  <m:t>θ</m:t>
                </m:r>
              </m:oMath>
            </m:oMathPara>
          </w:p>
        </w:tc>
        <w:tc>
          <w:tcPr>
            <w:tcW w:w="0" w:type="auto"/>
            <w:tcBorders>
              <w:left w:val="single" w:sz="4" w:space="0" w:color="auto"/>
            </w:tcBorders>
            <w:vAlign w:val="center"/>
          </w:tcPr>
          <w:p w14:paraId="23FAA041" w14:textId="155E7DE3"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Moving-Average Gewichtungsparameter</w:t>
            </w:r>
          </w:p>
        </w:tc>
      </w:tr>
      <w:tr w:rsidR="003D3623" w:rsidRPr="00C1169C" w14:paraId="5F3AA150"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73EC0D6" w14:textId="33ED0048" w:rsidR="003D3623" w:rsidRPr="004628D0"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sidRPr="004628D0">
              <w:rPr>
                <w:bCs/>
                <w:i/>
                <w:iCs/>
              </w:rPr>
              <w:t>p</w:t>
            </w:r>
          </w:p>
        </w:tc>
        <w:tc>
          <w:tcPr>
            <w:tcW w:w="0" w:type="auto"/>
            <w:tcBorders>
              <w:left w:val="single" w:sz="4" w:space="0" w:color="auto"/>
            </w:tcBorders>
            <w:vAlign w:val="center"/>
          </w:tcPr>
          <w:p w14:paraId="3D78D2C5" w14:textId="31705ADB"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Anzahl Autoregressions-Terme</w:t>
            </w:r>
          </w:p>
        </w:tc>
      </w:tr>
      <w:tr w:rsidR="003D3623" w:rsidRPr="00C1169C" w14:paraId="55CF5BCC"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E8B0DC7" w14:textId="1668967A" w:rsidR="003D3623" w:rsidRPr="004628D0"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sidRPr="004628D0">
              <w:rPr>
                <w:bCs/>
                <w:i/>
                <w:iCs/>
              </w:rPr>
              <w:t>d</w:t>
            </w:r>
          </w:p>
        </w:tc>
        <w:tc>
          <w:tcPr>
            <w:tcW w:w="0" w:type="auto"/>
            <w:tcBorders>
              <w:left w:val="single" w:sz="4" w:space="0" w:color="auto"/>
            </w:tcBorders>
            <w:vAlign w:val="center"/>
          </w:tcPr>
          <w:p w14:paraId="479C64AF" w14:textId="6B345271"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Anzahl Integrations-Terme</w:t>
            </w:r>
          </w:p>
        </w:tc>
      </w:tr>
      <w:tr w:rsidR="003D3623" w:rsidRPr="00C1169C" w14:paraId="7CD806A0"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A18F872" w14:textId="152F5393" w:rsidR="003D3623" w:rsidRPr="004628D0"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sidRPr="004628D0">
              <w:rPr>
                <w:bCs/>
                <w:i/>
                <w:iCs/>
              </w:rPr>
              <w:t>q</w:t>
            </w:r>
          </w:p>
        </w:tc>
        <w:tc>
          <w:tcPr>
            <w:tcW w:w="0" w:type="auto"/>
            <w:tcBorders>
              <w:left w:val="single" w:sz="4" w:space="0" w:color="auto"/>
            </w:tcBorders>
            <w:vAlign w:val="center"/>
          </w:tcPr>
          <w:p w14:paraId="6B0012A4" w14:textId="4E8C04E1"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Anzahl Moving-Average-Terme</w:t>
            </w:r>
          </w:p>
        </w:tc>
      </w:tr>
      <w:tr w:rsidR="003D3623" w:rsidRPr="00C1169C" w14:paraId="047C5FE6"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E5C8C10" w14:textId="2069AA39" w:rsidR="003D3623" w:rsidRPr="004628D0"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sidRPr="004628D0">
              <w:rPr>
                <w:bCs/>
                <w:i/>
                <w:iCs/>
              </w:rPr>
              <w:t>P</w:t>
            </w:r>
          </w:p>
        </w:tc>
        <w:tc>
          <w:tcPr>
            <w:tcW w:w="0" w:type="auto"/>
            <w:tcBorders>
              <w:left w:val="single" w:sz="4" w:space="0" w:color="auto"/>
            </w:tcBorders>
            <w:vAlign w:val="center"/>
          </w:tcPr>
          <w:p w14:paraId="4F763281" w14:textId="540F32F5"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Anzahl saisonaler Autoregressions-Terme</w:t>
            </w:r>
          </w:p>
        </w:tc>
      </w:tr>
      <w:tr w:rsidR="003D3623" w:rsidRPr="00C1169C" w14:paraId="6F2BA5EF"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10491857" w14:textId="37A606C9" w:rsidR="003D3623" w:rsidRPr="004628D0"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sidRPr="004628D0">
              <w:rPr>
                <w:bCs/>
                <w:i/>
                <w:iCs/>
              </w:rPr>
              <w:t>D</w:t>
            </w:r>
          </w:p>
        </w:tc>
        <w:tc>
          <w:tcPr>
            <w:tcW w:w="0" w:type="auto"/>
            <w:tcBorders>
              <w:left w:val="single" w:sz="4" w:space="0" w:color="auto"/>
            </w:tcBorders>
            <w:vAlign w:val="center"/>
          </w:tcPr>
          <w:p w14:paraId="5F377FB8" w14:textId="23EDA111"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Anzahl saisonaler Integrations-Terme</w:t>
            </w:r>
          </w:p>
        </w:tc>
      </w:tr>
      <w:tr w:rsidR="003D3623" w:rsidRPr="00C1169C" w14:paraId="55EE92B1"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F703DC9" w14:textId="15536C33" w:rsidR="003D3623" w:rsidRPr="004628D0"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sidRPr="004628D0">
              <w:rPr>
                <w:bCs/>
                <w:i/>
                <w:iCs/>
              </w:rPr>
              <w:t>Q</w:t>
            </w:r>
          </w:p>
        </w:tc>
        <w:tc>
          <w:tcPr>
            <w:tcW w:w="0" w:type="auto"/>
            <w:tcBorders>
              <w:left w:val="single" w:sz="4" w:space="0" w:color="auto"/>
            </w:tcBorders>
            <w:vAlign w:val="center"/>
          </w:tcPr>
          <w:p w14:paraId="5FFF084E" w14:textId="50EE0148"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Anzahl Moving-Average-Terme</w:t>
            </w:r>
          </w:p>
        </w:tc>
      </w:tr>
      <w:tr w:rsidR="000D3B20" w:rsidRPr="00C1169C" w14:paraId="02A02830"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277D3499" w14:textId="3C555928" w:rsidR="000D3B20" w:rsidRPr="004628D0" w:rsidRDefault="004628D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m:oMathPara>
              <m:oMath>
                <m:r>
                  <m:rPr>
                    <m:sty m:val="bi"/>
                  </m:rPr>
                  <w:rPr>
                    <w:rFonts w:ascii="Cambria Math" w:hAnsi="Cambria Math"/>
                  </w:rPr>
                  <m:t>g</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0957A6A1" w14:textId="21FC2AC4"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Prophet Trendfunktion</w:t>
            </w:r>
          </w:p>
        </w:tc>
      </w:tr>
      <w:tr w:rsidR="000D3B20" w:rsidRPr="00C1169C" w14:paraId="5640406F"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156678B3" w14:textId="53818D1C" w:rsidR="000D3B20" w:rsidRPr="004628D0" w:rsidRDefault="00E2236A"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sSub>
                  <m:sSubPr>
                    <m:ctrlPr>
                      <w:rPr>
                        <w:rFonts w:ascii="Cambria Math" w:hAnsi="Cambria Math"/>
                        <w:bCs/>
                        <w:i/>
                      </w:rPr>
                    </m:ctrlPr>
                  </m:sSubPr>
                  <m:e>
                    <m:r>
                      <m:rPr>
                        <m:sty m:val="bi"/>
                      </m:rPr>
                      <w:rPr>
                        <w:rFonts w:ascii="Cambria Math" w:hAnsi="Cambria Math"/>
                      </w:rPr>
                      <m:t>s</m:t>
                    </m:r>
                  </m:e>
                  <m:sub>
                    <m:r>
                      <m:rPr>
                        <m:sty m:val="bi"/>
                      </m:rPr>
                      <w:rPr>
                        <w:rFonts w:ascii="Cambria Math" w:hAnsi="Cambria Math"/>
                      </w:rPr>
                      <m:t>p</m:t>
                    </m:r>
                  </m:sub>
                </m:sSub>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1731380E" w14:textId="10B70480"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Prophet Saisonalitätsfunktion</w:t>
            </w:r>
          </w:p>
        </w:tc>
      </w:tr>
      <w:tr w:rsidR="000D3B20" w:rsidRPr="00C1169C" w14:paraId="647632ED"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FA85797" w14:textId="064D731D" w:rsidR="000D3B20" w:rsidRPr="004628D0" w:rsidRDefault="004628D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r>
                  <m:rPr>
                    <m:sty m:val="bi"/>
                  </m:rPr>
                  <w:rPr>
                    <w:rFonts w:ascii="Cambria Math" w:hAnsi="Cambria Math"/>
                  </w:rPr>
                  <m:t>h</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3835010D" w14:textId="46A096ED"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Prophet </w:t>
            </w:r>
            <w:r w:rsidR="00442E88">
              <w:rPr>
                <w:szCs w:val="24"/>
              </w:rPr>
              <w:t>Gewichtung</w:t>
            </w:r>
            <w:r>
              <w:rPr>
                <w:szCs w:val="24"/>
              </w:rPr>
              <w:t>sfunktion</w:t>
            </w:r>
          </w:p>
        </w:tc>
      </w:tr>
      <w:tr w:rsidR="00B44641" w:rsidRPr="00C1169C" w14:paraId="66E7F854"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565D5DE" w14:textId="0A1DC814" w:rsidR="00B44641" w:rsidRPr="004628D0"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w:r w:rsidRPr="004628D0">
              <w:rPr>
                <w:bCs/>
                <w:i/>
                <w:iCs/>
              </w:rPr>
              <w:t>g</w:t>
            </w:r>
          </w:p>
        </w:tc>
        <w:tc>
          <w:tcPr>
            <w:tcW w:w="0" w:type="auto"/>
            <w:tcBorders>
              <w:left w:val="single" w:sz="4" w:space="0" w:color="auto"/>
            </w:tcBorders>
            <w:vAlign w:val="center"/>
          </w:tcPr>
          <w:p w14:paraId="596731A2" w14:textId="6EF87EDD"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Erdbeschleunigung</w:t>
            </w:r>
          </w:p>
        </w:tc>
      </w:tr>
      <w:tr w:rsidR="00B44641" w:rsidRPr="00C1169C" w14:paraId="2319F32C"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DC18D38" w14:textId="3EDE47BF" w:rsidR="00B44641" w:rsidRPr="004628D0" w:rsidRDefault="004628D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m:oMathPara>
              <m:oMath>
                <m:r>
                  <m:rPr>
                    <m:sty m:val="bi"/>
                  </m:rPr>
                  <w:rPr>
                    <w:rFonts w:ascii="Cambria Math" w:hAnsi="Cambria Math"/>
                  </w:rPr>
                  <m:t>a</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4F26EB33" w14:textId="154CF1D2"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Beschleunigung</w:t>
            </w:r>
          </w:p>
        </w:tc>
      </w:tr>
      <w:tr w:rsidR="00B44641" w:rsidRPr="00C1169C" w14:paraId="76B55177"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736EACB" w14:textId="1AAC6966" w:rsidR="00B44641" w:rsidRPr="004628D0" w:rsidRDefault="004628D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m:oMathPara>
              <m:oMath>
                <m:r>
                  <m:rPr>
                    <m:sty m:val="bi"/>
                  </m:rPr>
                  <w:rPr>
                    <w:rFonts w:ascii="Cambria Math" w:hAnsi="Cambria Math"/>
                  </w:rPr>
                  <m:t>v</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24E16A3C" w14:textId="2B97BE48"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Geschwindigkeit</w:t>
            </w:r>
          </w:p>
        </w:tc>
      </w:tr>
      <w:tr w:rsidR="00B44641" w:rsidRPr="00C1169C" w14:paraId="7D435626"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26F4291" w14:textId="03F0EA99" w:rsidR="00B44641" w:rsidRPr="004628D0" w:rsidRDefault="004628D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r>
                  <m:rPr>
                    <m:sty m:val="bi"/>
                  </m:rPr>
                  <w:rPr>
                    <w:rFonts w:ascii="Cambria Math" w:hAnsi="Cambria Math"/>
                  </w:rPr>
                  <m:t>s</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37100958" w14:textId="67A319A0"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Strecke</w:t>
            </w:r>
          </w:p>
        </w:tc>
      </w:tr>
      <w:tr w:rsidR="00B44641" w:rsidRPr="00C1169C" w14:paraId="2DC3C60E"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0D91837" w14:textId="6410F0A4" w:rsidR="00B44641" w:rsidRPr="004628D0" w:rsidRDefault="00E2236A"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acc>
                  <m:accPr>
                    <m:ctrlPr>
                      <w:rPr>
                        <w:rFonts w:ascii="Cambria Math" w:hAnsi="Cambria Math"/>
                        <w:bCs/>
                        <w:i/>
                      </w:rPr>
                    </m:ctrlPr>
                  </m:accPr>
                  <m:e>
                    <m:sSub>
                      <m:sSubPr>
                        <m:ctrlPr>
                          <w:rPr>
                            <w:rFonts w:ascii="Cambria Math" w:hAnsi="Cambria Math"/>
                            <w:bCs/>
                            <w:i/>
                          </w:rPr>
                        </m:ctrlPr>
                      </m:sSubPr>
                      <m:e>
                        <m:r>
                          <m:rPr>
                            <m:sty m:val="bi"/>
                          </m:rPr>
                          <w:rPr>
                            <w:rFonts w:ascii="Cambria Math" w:hAnsi="Cambria Math"/>
                          </w:rPr>
                          <m:t>y</m:t>
                        </m:r>
                      </m:e>
                      <m:sub>
                        <m:r>
                          <m:rPr>
                            <m:sty m:val="bi"/>
                          </m:rPr>
                          <w:rPr>
                            <w:rFonts w:ascii="Cambria Math" w:hAnsi="Cambria Math"/>
                          </w:rPr>
                          <m:t>i</m:t>
                        </m:r>
                      </m:sub>
                    </m:sSub>
                  </m:e>
                </m:acc>
              </m:oMath>
            </m:oMathPara>
          </w:p>
        </w:tc>
        <w:tc>
          <w:tcPr>
            <w:tcW w:w="0" w:type="auto"/>
            <w:tcBorders>
              <w:left w:val="single" w:sz="4" w:space="0" w:color="auto"/>
            </w:tcBorders>
            <w:vAlign w:val="center"/>
          </w:tcPr>
          <w:p w14:paraId="5F2BC8D0" w14:textId="646DDD8A" w:rsidR="00B44641" w:rsidRDefault="00D8425B"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Tatsächlicher Wert</w:t>
            </w:r>
            <w:r w:rsidR="00B44641">
              <w:rPr>
                <w:szCs w:val="24"/>
              </w:rPr>
              <w:t xml:space="preserve"> für den Zeitpunkt t</w:t>
            </w:r>
          </w:p>
        </w:tc>
      </w:tr>
      <w:tr w:rsidR="001507C9" w:rsidRPr="00C1169C" w14:paraId="28BD8C85"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2C7BAB0" w14:textId="1E845FAB" w:rsidR="001507C9" w:rsidRPr="004628D0" w:rsidRDefault="001507C9"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w:r w:rsidRPr="004628D0">
              <w:rPr>
                <w:bCs/>
              </w:rPr>
              <w:t>RMSE</w:t>
            </w:r>
          </w:p>
        </w:tc>
        <w:tc>
          <w:tcPr>
            <w:tcW w:w="0" w:type="auto"/>
            <w:tcBorders>
              <w:left w:val="single" w:sz="4" w:space="0" w:color="auto"/>
            </w:tcBorders>
            <w:vAlign w:val="center"/>
          </w:tcPr>
          <w:p w14:paraId="7351EB52" w14:textId="7A8922D0" w:rsidR="001507C9" w:rsidRDefault="001507C9"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Root Mean Square Error</w:t>
            </w:r>
          </w:p>
        </w:tc>
      </w:tr>
      <w:tr w:rsidR="00B44641" w:rsidRPr="00C1169C" w14:paraId="53A380FD"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565199C" w14:textId="2D846850" w:rsidR="00B44641" w:rsidRPr="004628D0" w:rsidRDefault="004628D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r>
                  <m:rPr>
                    <m:sty m:val="bi"/>
                  </m:rPr>
                  <w:rPr>
                    <w:rFonts w:ascii="Cambria Math" w:hAnsi="Cambria Math"/>
                  </w:rPr>
                  <m:t>σ</m:t>
                </m:r>
              </m:oMath>
            </m:oMathPara>
          </w:p>
        </w:tc>
        <w:tc>
          <w:tcPr>
            <w:tcW w:w="0" w:type="auto"/>
            <w:tcBorders>
              <w:left w:val="single" w:sz="4" w:space="0" w:color="auto"/>
            </w:tcBorders>
            <w:vAlign w:val="center"/>
          </w:tcPr>
          <w:p w14:paraId="58A52C5B" w14:textId="55CA7AE0"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Standardabweichung</w:t>
            </w:r>
          </w:p>
        </w:tc>
      </w:tr>
    </w:tbl>
    <w:p w14:paraId="190BA94E" w14:textId="77777777" w:rsidR="00FB7E08" w:rsidRPr="00FB7E08" w:rsidRDefault="00FB7E08" w:rsidP="00ED5396">
      <w:pPr>
        <w:rPr>
          <w:bCs/>
          <w:szCs w:val="24"/>
        </w:rPr>
      </w:pPr>
    </w:p>
    <w:p w14:paraId="4F346747" w14:textId="3A5349B6" w:rsidR="00FB7E08" w:rsidRDefault="00FB7E08" w:rsidP="00ED5396">
      <w:pPr>
        <w:rPr>
          <w:b/>
          <w:sz w:val="48"/>
          <w:szCs w:val="48"/>
        </w:rPr>
        <w:sectPr w:rsidR="00FB7E08" w:rsidSect="00FB7E08">
          <w:headerReference w:type="even" r:id="rId14"/>
          <w:headerReference w:type="default" r:id="rId15"/>
          <w:footerReference w:type="default" r:id="rId16"/>
          <w:pgSz w:w="11906" w:h="16838"/>
          <w:pgMar w:top="1417" w:right="1417" w:bottom="1134" w:left="1417" w:header="709" w:footer="709" w:gutter="0"/>
          <w:cols w:space="708"/>
          <w:docGrid w:linePitch="360"/>
        </w:sectPr>
      </w:pPr>
    </w:p>
    <w:p w14:paraId="78767624" w14:textId="6E21A66E" w:rsidR="00635FF9" w:rsidRPr="004446B7" w:rsidRDefault="00BC1BE0" w:rsidP="00ED5396">
      <w:pPr>
        <w:pStyle w:val="berschrift1"/>
        <w:rPr>
          <w:rFonts w:cs="Arial"/>
        </w:rPr>
      </w:pPr>
      <w:bookmarkStart w:id="11" w:name="_Toc98853072"/>
      <w:r>
        <w:rPr>
          <w:rFonts w:cs="Arial"/>
        </w:rPr>
        <w:lastRenderedPageBreak/>
        <w:t>Einleitung</w:t>
      </w:r>
      <w:bookmarkEnd w:id="11"/>
    </w:p>
    <w:p w14:paraId="08C59917" w14:textId="46D6DE60" w:rsidR="00C23769" w:rsidRDefault="00C51EDC" w:rsidP="003815C8">
      <w:pPr>
        <w:pStyle w:val="StandardWeb"/>
        <w:shd w:val="clear" w:color="auto" w:fill="FFFFFF"/>
        <w:spacing w:before="0" w:beforeAutospacing="0" w:after="0" w:afterAutospacing="0" w:line="360" w:lineRule="auto"/>
        <w:jc w:val="both"/>
        <w:rPr>
          <w:rFonts w:ascii="Arial" w:hAnsi="Arial" w:cs="Arial"/>
        </w:rPr>
      </w:pPr>
      <w:del w:id="12" w:author="Andreas Haselsteiner" w:date="2021-11-18T17:24:00Z">
        <w:r w:rsidDel="00676B3B">
          <w:rPr>
            <w:rFonts w:ascii="Arial" w:hAnsi="Arial" w:cs="Arial"/>
          </w:rPr>
          <w:delText xml:space="preserve">Onshore </w:delText>
        </w:r>
      </w:del>
      <w:ins w:id="13" w:author="Andreas Haselsteiner" w:date="2021-11-18T17:24:00Z">
        <w:r w:rsidR="00676B3B">
          <w:rPr>
            <w:rFonts w:ascii="Arial" w:hAnsi="Arial" w:cs="Arial"/>
          </w:rPr>
          <w:t>Onshore-</w:t>
        </w:r>
      </w:ins>
      <w:r>
        <w:rPr>
          <w:rFonts w:ascii="Arial" w:hAnsi="Arial" w:cs="Arial"/>
        </w:rPr>
        <w:t xml:space="preserve">Windenergie </w:t>
      </w:r>
      <w:r w:rsidR="005B03E6">
        <w:rPr>
          <w:rFonts w:ascii="Arial" w:hAnsi="Arial" w:cs="Arial"/>
        </w:rPr>
        <w:t>liefert</w:t>
      </w:r>
      <w:r>
        <w:rPr>
          <w:rFonts w:ascii="Arial" w:hAnsi="Arial" w:cs="Arial"/>
        </w:rPr>
        <w:t xml:space="preserve"> schon heute einen </w:t>
      </w:r>
      <w:r w:rsidR="00307A16">
        <w:rPr>
          <w:rFonts w:ascii="Arial" w:hAnsi="Arial" w:cs="Arial"/>
        </w:rPr>
        <w:t>substanziellen</w:t>
      </w:r>
      <w:r>
        <w:rPr>
          <w:rFonts w:ascii="Arial" w:hAnsi="Arial" w:cs="Arial"/>
        </w:rPr>
        <w:t xml:space="preserve"> Teil des Energiemixes </w:t>
      </w:r>
      <w:r w:rsidR="00307A16">
        <w:rPr>
          <w:rFonts w:ascii="Arial" w:hAnsi="Arial" w:cs="Arial"/>
        </w:rPr>
        <w:t>und hat in den letzten zehn Jahren erhebliche Fortschritte gemacht</w:t>
      </w:r>
      <w:r>
        <w:rPr>
          <w:rFonts w:ascii="Arial" w:hAnsi="Arial" w:cs="Arial"/>
        </w:rPr>
        <w:t>.</w:t>
      </w:r>
      <w:r w:rsidR="00307A16">
        <w:rPr>
          <w:rFonts w:ascii="Arial" w:hAnsi="Arial" w:cs="Arial"/>
        </w:rPr>
        <w:t xml:space="preserve"> </w:t>
      </w:r>
      <w:r w:rsidR="001E5EE2">
        <w:rPr>
          <w:rFonts w:ascii="Arial" w:hAnsi="Arial" w:cs="Arial"/>
        </w:rPr>
        <w:t>Beispiele sind g</w:t>
      </w:r>
      <w:r w:rsidR="00307A16" w:rsidRPr="005B03E6">
        <w:rPr>
          <w:rFonts w:ascii="Arial" w:hAnsi="Arial" w:cs="Arial"/>
        </w:rPr>
        <w:t>rößer</w:t>
      </w:r>
      <w:r w:rsidR="00307A16">
        <w:rPr>
          <w:rFonts w:ascii="Arial" w:hAnsi="Arial" w:cs="Arial"/>
        </w:rPr>
        <w:t xml:space="preserve">e </w:t>
      </w:r>
      <w:r w:rsidR="00307A16" w:rsidRPr="005B03E6">
        <w:rPr>
          <w:rFonts w:ascii="Arial" w:hAnsi="Arial" w:cs="Arial"/>
        </w:rPr>
        <w:t xml:space="preserve">und zuverlässigere Turbinen, </w:t>
      </w:r>
      <w:r w:rsidR="006239B8">
        <w:rPr>
          <w:rFonts w:ascii="Arial" w:hAnsi="Arial" w:cs="Arial"/>
        </w:rPr>
        <w:t>steigende</w:t>
      </w:r>
      <w:r w:rsidR="00307A16" w:rsidRPr="005B03E6">
        <w:rPr>
          <w:rFonts w:ascii="Arial" w:hAnsi="Arial" w:cs="Arial"/>
        </w:rPr>
        <w:t xml:space="preserve"> Bauhöhen und größere Rotor</w:t>
      </w:r>
      <w:r w:rsidR="0002113B">
        <w:rPr>
          <w:rFonts w:ascii="Arial" w:hAnsi="Arial" w:cs="Arial"/>
        </w:rPr>
        <w:t>blatt</w:t>
      </w:r>
      <w:r w:rsidR="00307A16" w:rsidRPr="005B03E6">
        <w:rPr>
          <w:rFonts w:ascii="Arial" w:hAnsi="Arial" w:cs="Arial"/>
        </w:rPr>
        <w:t>durchmesser</w:t>
      </w:r>
      <w:r w:rsidR="0041602F">
        <w:rPr>
          <w:rFonts w:ascii="Arial" w:hAnsi="Arial" w:cs="Arial"/>
        </w:rPr>
        <w:t xml:space="preserve"> [1</w:t>
      </w:r>
      <w:r w:rsidR="00C80BBD">
        <w:rPr>
          <w:rFonts w:ascii="Arial" w:hAnsi="Arial" w:cs="Arial"/>
        </w:rPr>
        <w:t>-</w:t>
      </w:r>
      <w:r w:rsidR="0041602F">
        <w:rPr>
          <w:rFonts w:ascii="Arial" w:hAnsi="Arial" w:cs="Arial"/>
        </w:rPr>
        <w:t>3]</w:t>
      </w:r>
      <w:r w:rsidR="001E5EE2">
        <w:rPr>
          <w:rFonts w:ascii="Arial" w:hAnsi="Arial" w:cs="Arial"/>
        </w:rPr>
        <w:t>.</w:t>
      </w:r>
      <w:r w:rsidR="00307A16" w:rsidRPr="005B03E6">
        <w:rPr>
          <w:rFonts w:ascii="Arial" w:hAnsi="Arial" w:cs="Arial"/>
        </w:rPr>
        <w:t xml:space="preserve"> </w:t>
      </w:r>
      <w:r w:rsidR="00307A16">
        <w:rPr>
          <w:rFonts w:ascii="Arial" w:hAnsi="Arial" w:cs="Arial"/>
        </w:rPr>
        <w:t xml:space="preserve">Aufgrund dieses technologischen Fortschritts und der optimierten </w:t>
      </w:r>
      <w:r w:rsidR="00374D17">
        <w:rPr>
          <w:rFonts w:ascii="Arial" w:hAnsi="Arial" w:cs="Arial"/>
        </w:rPr>
        <w:t>Skalierung</w:t>
      </w:r>
      <w:r w:rsidR="00307A16">
        <w:rPr>
          <w:rFonts w:ascii="Arial" w:hAnsi="Arial" w:cs="Arial"/>
        </w:rPr>
        <w:t xml:space="preserve"> konnten zwischen den Jahren 2010 und 2019 die Stromgestehungskosten um 39% (von 0</w:t>
      </w:r>
      <w:r w:rsidR="00A1288B">
        <w:rPr>
          <w:rFonts w:ascii="Arial" w:hAnsi="Arial" w:cs="Arial"/>
        </w:rPr>
        <w:t>.</w:t>
      </w:r>
      <w:r w:rsidR="00307A16">
        <w:rPr>
          <w:rFonts w:ascii="Arial" w:hAnsi="Arial" w:cs="Arial"/>
        </w:rPr>
        <w:t>086 USD/kWh auf 0</w:t>
      </w:r>
      <w:r w:rsidR="00A1288B">
        <w:rPr>
          <w:rFonts w:ascii="Arial" w:hAnsi="Arial" w:cs="Arial"/>
        </w:rPr>
        <w:t>.</w:t>
      </w:r>
      <w:r w:rsidR="00307A16">
        <w:rPr>
          <w:rFonts w:ascii="Arial" w:hAnsi="Arial" w:cs="Arial"/>
        </w:rPr>
        <w:t>053 USD/kWh) und die Installationskosten um 24% gesenkt werden</w:t>
      </w:r>
      <w:ins w:id="14" w:author="Zelgai Nemati" w:date="2021-12-01T16:54:00Z">
        <w:r w:rsidR="00ED416C">
          <w:rPr>
            <w:rFonts w:ascii="Arial" w:hAnsi="Arial" w:cs="Arial"/>
          </w:rPr>
          <w:t xml:space="preserve"> </w:t>
        </w:r>
      </w:ins>
      <w:ins w:id="15" w:author="Zelgai Nemati" w:date="2021-12-01T16:55:00Z">
        <w:r w:rsidR="00ED416C">
          <w:rPr>
            <w:rFonts w:ascii="Arial" w:hAnsi="Arial" w:cs="Arial"/>
          </w:rPr>
          <w:t>[</w:t>
        </w:r>
      </w:ins>
      <w:r w:rsidR="0041602F">
        <w:rPr>
          <w:rFonts w:ascii="Arial" w:hAnsi="Arial" w:cs="Arial"/>
        </w:rPr>
        <w:t>4</w:t>
      </w:r>
      <w:ins w:id="16" w:author="Zelgai Nemati" w:date="2021-12-01T16:55:00Z">
        <w:r w:rsidR="00ED416C">
          <w:rPr>
            <w:rFonts w:ascii="Arial" w:hAnsi="Arial" w:cs="Arial"/>
          </w:rPr>
          <w:t>]</w:t>
        </w:r>
      </w:ins>
      <w:r w:rsidR="00307A16">
        <w:rPr>
          <w:rFonts w:ascii="Arial" w:hAnsi="Arial" w:cs="Arial"/>
        </w:rPr>
        <w:t>.</w:t>
      </w:r>
      <w:r w:rsidR="001E5EE2">
        <w:rPr>
          <w:rFonts w:ascii="Arial" w:hAnsi="Arial" w:cs="Arial"/>
        </w:rPr>
        <w:t xml:space="preserve"> </w:t>
      </w:r>
      <w:r w:rsidR="00307A16">
        <w:rPr>
          <w:rFonts w:ascii="Arial" w:hAnsi="Arial" w:cs="Arial"/>
        </w:rPr>
        <w:t xml:space="preserve">Diese Entwicklung </w:t>
      </w:r>
      <w:r w:rsidR="00800040">
        <w:rPr>
          <w:rFonts w:ascii="Arial" w:hAnsi="Arial" w:cs="Arial"/>
        </w:rPr>
        <w:t>führt zu</w:t>
      </w:r>
      <w:r w:rsidR="00307A16">
        <w:rPr>
          <w:rFonts w:ascii="Arial" w:hAnsi="Arial" w:cs="Arial"/>
        </w:rPr>
        <w:t xml:space="preserve"> einer gesteigerten Wettbewerbsfähigkeit der Windenergie Branche und somit haben 75% aller im Jahr 2019 in Auftrag gegebenen Windprojekte niedrigere Stromgestehungskosten als die billigste fossile Energiequelle</w:t>
      </w:r>
      <w:ins w:id="17" w:author="Zelgai Nemati" w:date="2021-12-01T16:55:00Z">
        <w:r w:rsidR="00585920">
          <w:rPr>
            <w:rFonts w:ascii="Arial" w:hAnsi="Arial" w:cs="Arial"/>
          </w:rPr>
          <w:t xml:space="preserve"> [</w:t>
        </w:r>
      </w:ins>
      <w:r w:rsidR="0041602F">
        <w:rPr>
          <w:rFonts w:ascii="Arial" w:hAnsi="Arial" w:cs="Arial"/>
        </w:rPr>
        <w:t>4</w:t>
      </w:r>
      <w:ins w:id="18" w:author="Zelgai Nemati" w:date="2021-12-01T16:55:00Z">
        <w:r w:rsidR="00585920">
          <w:rPr>
            <w:rFonts w:ascii="Arial" w:hAnsi="Arial" w:cs="Arial"/>
          </w:rPr>
          <w:t>].</w:t>
        </w:r>
      </w:ins>
      <w:del w:id="19" w:author="Zelgai Nemati" w:date="2021-12-01T16:55:00Z">
        <w:r w:rsidR="00307A16" w:rsidDel="00585920">
          <w:rPr>
            <w:rFonts w:ascii="Arial" w:hAnsi="Arial" w:cs="Arial"/>
          </w:rPr>
          <w:delText>.</w:delText>
        </w:r>
      </w:del>
      <w:r w:rsidR="00374D17">
        <w:rPr>
          <w:rFonts w:ascii="Arial" w:hAnsi="Arial" w:cs="Arial"/>
        </w:rPr>
        <w:t xml:space="preserve"> </w:t>
      </w:r>
      <w:r w:rsidR="00800040">
        <w:rPr>
          <w:rFonts w:ascii="Arial" w:hAnsi="Arial" w:cs="Arial"/>
        </w:rPr>
        <w:t>Die</w:t>
      </w:r>
      <w:r w:rsidR="00307A16">
        <w:rPr>
          <w:rFonts w:ascii="Arial" w:hAnsi="Arial" w:cs="Arial"/>
        </w:rPr>
        <w:t xml:space="preserve"> Windenergie </w:t>
      </w:r>
      <w:r w:rsidR="00800040">
        <w:rPr>
          <w:rFonts w:ascii="Arial" w:hAnsi="Arial" w:cs="Arial"/>
        </w:rPr>
        <w:t xml:space="preserve">ist </w:t>
      </w:r>
      <w:r w:rsidR="00307A16">
        <w:rPr>
          <w:rFonts w:ascii="Arial" w:hAnsi="Arial" w:cs="Arial"/>
        </w:rPr>
        <w:t>auf dem Weg eine tragende Säule des zukünftigen grünen Energi</w:t>
      </w:r>
      <w:r w:rsidR="006B7D28">
        <w:rPr>
          <w:rFonts w:ascii="Arial" w:hAnsi="Arial" w:cs="Arial"/>
        </w:rPr>
        <w:t>e</w:t>
      </w:r>
      <w:r w:rsidR="00307A16">
        <w:rPr>
          <w:rFonts w:ascii="Arial" w:hAnsi="Arial" w:cs="Arial"/>
        </w:rPr>
        <w:t>mixes zu werden</w:t>
      </w:r>
      <w:ins w:id="20" w:author="Zelgai Nemati" w:date="2021-12-01T16:55:00Z">
        <w:r w:rsidR="00ED416C">
          <w:rPr>
            <w:rFonts w:ascii="Arial" w:hAnsi="Arial" w:cs="Arial"/>
          </w:rPr>
          <w:t xml:space="preserve"> </w:t>
        </w:r>
      </w:ins>
      <w:r w:rsidR="0041602F">
        <w:rPr>
          <w:rFonts w:ascii="Arial" w:hAnsi="Arial" w:cs="Arial"/>
        </w:rPr>
        <w:t>[1</w:t>
      </w:r>
      <w:r w:rsidR="00C80BBD">
        <w:rPr>
          <w:rFonts w:ascii="Arial" w:hAnsi="Arial" w:cs="Arial"/>
        </w:rPr>
        <w:t>-</w:t>
      </w:r>
      <w:r w:rsidR="0041602F">
        <w:rPr>
          <w:rFonts w:ascii="Arial" w:hAnsi="Arial" w:cs="Arial"/>
        </w:rPr>
        <w:t>4</w:t>
      </w:r>
      <w:r w:rsidR="00DF11A1">
        <w:rPr>
          <w:rFonts w:ascii="Arial" w:hAnsi="Arial" w:cs="Arial"/>
        </w:rPr>
        <w:t>]</w:t>
      </w:r>
      <w:ins w:id="21" w:author="Zelgai Nemati" w:date="2021-12-01T16:55:00Z">
        <w:r w:rsidR="00ED416C">
          <w:rPr>
            <w:rFonts w:ascii="Arial" w:hAnsi="Arial" w:cs="Arial"/>
          </w:rPr>
          <w:t>.</w:t>
        </w:r>
      </w:ins>
    </w:p>
    <w:p w14:paraId="13B8DB1E" w14:textId="6F9CC5CB" w:rsidR="00C23769" w:rsidRDefault="00EA3E03" w:rsidP="003815C8">
      <w:pPr>
        <w:pStyle w:val="StandardWeb"/>
        <w:shd w:val="clear" w:color="auto" w:fill="FFFFFF"/>
        <w:spacing w:before="0" w:beforeAutospacing="0" w:after="0" w:afterAutospacing="0" w:line="360" w:lineRule="auto"/>
        <w:jc w:val="both"/>
        <w:rPr>
          <w:rFonts w:ascii="Arial" w:hAnsi="Arial" w:cs="Arial"/>
        </w:rPr>
      </w:pPr>
      <w:r>
        <w:rPr>
          <w:rFonts w:ascii="Arial" w:hAnsi="Arial" w:cs="Arial"/>
        </w:rPr>
        <w:t xml:space="preserve">Heutzutage werden die meisten Windenergieanlagen </w:t>
      </w:r>
      <w:r w:rsidR="00942EC7">
        <w:rPr>
          <w:rFonts w:ascii="Arial" w:hAnsi="Arial" w:cs="Arial"/>
        </w:rPr>
        <w:t>k</w:t>
      </w:r>
      <w:r>
        <w:rPr>
          <w:rFonts w:ascii="Arial" w:hAnsi="Arial" w:cs="Arial"/>
        </w:rPr>
        <w:t xml:space="preserve">omponentenweise </w:t>
      </w:r>
      <w:r w:rsidR="00942EC7">
        <w:rPr>
          <w:rFonts w:ascii="Arial" w:hAnsi="Arial" w:cs="Arial"/>
        </w:rPr>
        <w:t>installiert und u</w:t>
      </w:r>
      <w:r w:rsidR="005D478A">
        <w:rPr>
          <w:rFonts w:ascii="Arial" w:hAnsi="Arial" w:cs="Arial"/>
        </w:rPr>
        <w:t xml:space="preserve">m die Kosten </w:t>
      </w:r>
      <w:r w:rsidR="00307A16">
        <w:rPr>
          <w:rFonts w:ascii="Arial" w:hAnsi="Arial" w:cs="Arial"/>
        </w:rPr>
        <w:t xml:space="preserve">weiterhin </w:t>
      </w:r>
      <w:r w:rsidR="005D478A">
        <w:rPr>
          <w:rFonts w:ascii="Arial" w:hAnsi="Arial" w:cs="Arial"/>
        </w:rPr>
        <w:t xml:space="preserve">zu senken, ist es insbesondere notwendig, den Installationsprozess zu </w:t>
      </w:r>
      <w:r w:rsidR="00A9558A">
        <w:rPr>
          <w:rFonts w:ascii="Arial" w:hAnsi="Arial" w:cs="Arial"/>
        </w:rPr>
        <w:t>optimieren</w:t>
      </w:r>
      <w:r w:rsidR="00EA3913">
        <w:rPr>
          <w:rFonts w:ascii="Arial" w:hAnsi="Arial" w:cs="Arial"/>
        </w:rPr>
        <w:t xml:space="preserve"> [1</w:t>
      </w:r>
      <w:r w:rsidR="00C80BBD">
        <w:rPr>
          <w:rFonts w:ascii="Arial" w:hAnsi="Arial" w:cs="Arial"/>
        </w:rPr>
        <w:t>-</w:t>
      </w:r>
      <w:r w:rsidR="00EA3913">
        <w:rPr>
          <w:rFonts w:ascii="Arial" w:hAnsi="Arial" w:cs="Arial"/>
        </w:rPr>
        <w:t>3]</w:t>
      </w:r>
      <w:r w:rsidR="005D478A">
        <w:rPr>
          <w:rFonts w:ascii="Arial" w:hAnsi="Arial" w:cs="Arial"/>
        </w:rPr>
        <w:t xml:space="preserve">. Die Montage der Rotorblätter stellt dabei die größte Herausforderung dar, denn hier ist hohe Präzision und Sorgfalt erforderlich, um </w:t>
      </w:r>
      <w:del w:id="22" w:author="Andreas Haselsteiner" w:date="2021-11-18T17:28:00Z">
        <w:r w:rsidR="005D478A" w:rsidDel="002F5C5A">
          <w:rPr>
            <w:rFonts w:ascii="Arial" w:hAnsi="Arial" w:cs="Arial"/>
          </w:rPr>
          <w:delText xml:space="preserve">die </w:delText>
        </w:r>
      </w:del>
      <w:ins w:id="23" w:author="Andreas Haselsteiner" w:date="2021-11-18T17:28:00Z">
        <w:r w:rsidR="002F5C5A">
          <w:rPr>
            <w:rFonts w:ascii="Arial" w:hAnsi="Arial" w:cs="Arial"/>
          </w:rPr>
          <w:t xml:space="preserve">das </w:t>
        </w:r>
      </w:ins>
      <w:del w:id="24" w:author="Andreas Haselsteiner" w:date="2021-11-18T17:28:00Z">
        <w:r w:rsidR="005D478A" w:rsidDel="002F5C5A">
          <w:rPr>
            <w:rFonts w:ascii="Arial" w:hAnsi="Arial" w:cs="Arial"/>
          </w:rPr>
          <w:delText xml:space="preserve">Blattschraube </w:delText>
        </w:r>
      </w:del>
      <w:ins w:id="25" w:author="Andreas Haselsteiner" w:date="2021-11-18T17:28:00Z">
        <w:r w:rsidR="002F5C5A">
          <w:rPr>
            <w:rFonts w:ascii="Arial" w:hAnsi="Arial" w:cs="Arial"/>
          </w:rPr>
          <w:t xml:space="preserve">Blattende </w:t>
        </w:r>
      </w:ins>
      <w:r w:rsidR="005D478A">
        <w:rPr>
          <w:rFonts w:ascii="Arial" w:hAnsi="Arial" w:cs="Arial"/>
        </w:rPr>
        <w:t xml:space="preserve">in </w:t>
      </w:r>
      <w:del w:id="26" w:author="Andreas Haselsteiner" w:date="2021-11-18T17:28:00Z">
        <w:r w:rsidR="005D478A" w:rsidDel="002F5C5A">
          <w:rPr>
            <w:rFonts w:ascii="Arial" w:hAnsi="Arial" w:cs="Arial"/>
          </w:rPr>
          <w:delText xml:space="preserve">den </w:delText>
        </w:r>
      </w:del>
      <w:ins w:id="27" w:author="Andreas Haselsteiner" w:date="2021-11-18T17:28:00Z">
        <w:r w:rsidR="002F5C5A">
          <w:rPr>
            <w:rFonts w:ascii="Arial" w:hAnsi="Arial" w:cs="Arial"/>
          </w:rPr>
          <w:t xml:space="preserve">die </w:t>
        </w:r>
      </w:ins>
      <w:del w:id="28" w:author="Andreas Haselsteiner" w:date="2021-11-18T17:28:00Z">
        <w:r w:rsidR="005D478A" w:rsidDel="002F5C5A">
          <w:rPr>
            <w:rFonts w:ascii="Arial" w:hAnsi="Arial" w:cs="Arial"/>
          </w:rPr>
          <w:delText xml:space="preserve">Nabenflansch </w:delText>
        </w:r>
      </w:del>
      <w:ins w:id="29" w:author="Andreas Haselsteiner" w:date="2021-11-18T17:28:00Z">
        <w:r w:rsidR="002F5C5A">
          <w:rPr>
            <w:rFonts w:ascii="Arial" w:hAnsi="Arial" w:cs="Arial"/>
          </w:rPr>
          <w:t xml:space="preserve">Rotornabe </w:t>
        </w:r>
      </w:ins>
      <w:r w:rsidR="005D478A">
        <w:rPr>
          <w:rFonts w:ascii="Arial" w:hAnsi="Arial" w:cs="Arial"/>
        </w:rPr>
        <w:t>einzusetzen</w:t>
      </w:r>
      <w:ins w:id="30" w:author="Zelgai Nemati" w:date="2021-12-08T18:27:00Z">
        <w:r w:rsidR="000732CB">
          <w:rPr>
            <w:rFonts w:ascii="Arial" w:hAnsi="Arial" w:cs="Arial"/>
          </w:rPr>
          <w:t xml:space="preserve"> [</w:t>
        </w:r>
      </w:ins>
      <w:r w:rsidR="0035388E">
        <w:rPr>
          <w:rFonts w:ascii="Arial" w:hAnsi="Arial" w:cs="Arial"/>
        </w:rPr>
        <w:t>1][</w:t>
      </w:r>
      <w:r w:rsidR="0024214F">
        <w:rPr>
          <w:rFonts w:ascii="Arial" w:hAnsi="Arial" w:cs="Arial"/>
        </w:rPr>
        <w:t>2</w:t>
      </w:r>
      <w:ins w:id="31" w:author="Zelgai Nemati" w:date="2021-12-08T18:27:00Z">
        <w:r w:rsidR="000732CB">
          <w:rPr>
            <w:rFonts w:ascii="Arial" w:hAnsi="Arial" w:cs="Arial"/>
          </w:rPr>
          <w:t>]</w:t>
        </w:r>
      </w:ins>
      <w:r w:rsidR="0024214F">
        <w:rPr>
          <w:rFonts w:ascii="Arial" w:hAnsi="Arial" w:cs="Arial"/>
        </w:rPr>
        <w:t>[5][6]</w:t>
      </w:r>
      <w:r w:rsidR="005D478A">
        <w:rPr>
          <w:rFonts w:ascii="Arial" w:hAnsi="Arial" w:cs="Arial"/>
        </w:rPr>
        <w:t xml:space="preserve">. Der Wind übt Lasten auf die </w:t>
      </w:r>
      <w:r w:rsidR="00A9558A">
        <w:rPr>
          <w:rFonts w:ascii="Arial" w:hAnsi="Arial" w:cs="Arial"/>
        </w:rPr>
        <w:t xml:space="preserve">mechanischen </w:t>
      </w:r>
      <w:r w:rsidR="005D478A">
        <w:rPr>
          <w:rFonts w:ascii="Arial" w:hAnsi="Arial" w:cs="Arial"/>
        </w:rPr>
        <w:t xml:space="preserve">Strukturen </w:t>
      </w:r>
      <w:r w:rsidR="0002113B">
        <w:rPr>
          <w:rFonts w:ascii="Arial" w:hAnsi="Arial" w:cs="Arial"/>
        </w:rPr>
        <w:t xml:space="preserve">der Windkraftanlage </w:t>
      </w:r>
      <w:r w:rsidR="005D478A">
        <w:rPr>
          <w:rFonts w:ascii="Arial" w:hAnsi="Arial" w:cs="Arial"/>
        </w:rPr>
        <w:t>aus und die daraus resultierenden Relativbewegung</w:t>
      </w:r>
      <w:r w:rsidR="00612C5A">
        <w:rPr>
          <w:rFonts w:ascii="Arial" w:hAnsi="Arial" w:cs="Arial"/>
        </w:rPr>
        <w:t>en</w:t>
      </w:r>
      <w:r w:rsidR="005D478A">
        <w:rPr>
          <w:rFonts w:ascii="Arial" w:hAnsi="Arial" w:cs="Arial"/>
        </w:rPr>
        <w:t xml:space="preserve"> zwischen Turm und den Rotorblättern erschwer</w:t>
      </w:r>
      <w:ins w:id="32" w:author="Andreas Haselsteiner" w:date="2021-11-18T17:29:00Z">
        <w:r w:rsidR="002F5C5A">
          <w:rPr>
            <w:rFonts w:ascii="Arial" w:hAnsi="Arial" w:cs="Arial"/>
          </w:rPr>
          <w:t>en</w:t>
        </w:r>
      </w:ins>
      <w:del w:id="33" w:author="Andreas Haselsteiner" w:date="2021-11-18T17:29:00Z">
        <w:r w:rsidR="005D478A" w:rsidDel="002F5C5A">
          <w:rPr>
            <w:rFonts w:ascii="Arial" w:hAnsi="Arial" w:cs="Arial"/>
          </w:rPr>
          <w:delText>t</w:delText>
        </w:r>
      </w:del>
      <w:r w:rsidR="005D478A">
        <w:rPr>
          <w:rFonts w:ascii="Arial" w:hAnsi="Arial" w:cs="Arial"/>
        </w:rPr>
        <w:t xml:space="preserve"> die Blattmontage</w:t>
      </w:r>
      <w:ins w:id="34" w:author="Zelgai Nemati" w:date="2021-12-08T18:27:00Z">
        <w:r w:rsidR="000732CB">
          <w:rPr>
            <w:rFonts w:ascii="Arial" w:hAnsi="Arial" w:cs="Arial"/>
          </w:rPr>
          <w:t xml:space="preserve"> [</w:t>
        </w:r>
      </w:ins>
      <w:r w:rsidR="00EA3913">
        <w:rPr>
          <w:rFonts w:ascii="Arial" w:hAnsi="Arial" w:cs="Arial"/>
        </w:rPr>
        <w:t>1]</w:t>
      </w:r>
      <w:r w:rsidR="0035388E">
        <w:rPr>
          <w:rFonts w:ascii="Arial" w:hAnsi="Arial" w:cs="Arial"/>
        </w:rPr>
        <w:t>[</w:t>
      </w:r>
      <w:r w:rsidR="0024214F">
        <w:rPr>
          <w:rFonts w:ascii="Arial" w:hAnsi="Arial" w:cs="Arial"/>
        </w:rPr>
        <w:t>2</w:t>
      </w:r>
      <w:ins w:id="35" w:author="Zelgai Nemati" w:date="2021-12-08T18:27:00Z">
        <w:r w:rsidR="000732CB">
          <w:rPr>
            <w:rFonts w:ascii="Arial" w:hAnsi="Arial" w:cs="Arial"/>
          </w:rPr>
          <w:t>]</w:t>
        </w:r>
      </w:ins>
      <w:r w:rsidR="0024214F">
        <w:rPr>
          <w:rFonts w:ascii="Arial" w:hAnsi="Arial" w:cs="Arial"/>
        </w:rPr>
        <w:t>[5][6]</w:t>
      </w:r>
      <w:r w:rsidR="005D478A">
        <w:rPr>
          <w:rFonts w:ascii="Arial" w:hAnsi="Arial" w:cs="Arial"/>
        </w:rPr>
        <w:t>.</w:t>
      </w:r>
      <w:r w:rsidR="00ED51B4">
        <w:rPr>
          <w:rFonts w:ascii="Arial" w:hAnsi="Arial" w:cs="Arial"/>
        </w:rPr>
        <w:t xml:space="preserve"> </w:t>
      </w:r>
      <w:r w:rsidR="00612C5A">
        <w:rPr>
          <w:rFonts w:ascii="Arial" w:hAnsi="Arial" w:cs="Arial"/>
        </w:rPr>
        <w:t>Überschreitet die Relativbewegung einen definierten Schwellenwert, kann die Installation nicht mehr durchgeführt werden, da Schäden beim Montagevorgang zu erwarten sind und es kommt zu einer kostspieligen Verzögerung</w:t>
      </w:r>
      <w:ins w:id="36" w:author="Zelgai Nemati" w:date="2021-12-08T18:26:00Z">
        <w:r w:rsidR="005D3945">
          <w:rPr>
            <w:rFonts w:ascii="Arial" w:hAnsi="Arial" w:cs="Arial"/>
          </w:rPr>
          <w:t xml:space="preserve"> [</w:t>
        </w:r>
      </w:ins>
      <w:r w:rsidR="0035388E">
        <w:rPr>
          <w:rFonts w:ascii="Arial" w:hAnsi="Arial" w:cs="Arial"/>
        </w:rPr>
        <w:t>1][</w:t>
      </w:r>
      <w:r w:rsidR="0024214F">
        <w:rPr>
          <w:rFonts w:ascii="Arial" w:hAnsi="Arial" w:cs="Arial"/>
        </w:rPr>
        <w:t>2</w:t>
      </w:r>
      <w:ins w:id="37" w:author="Zelgai Nemati" w:date="2021-12-08T18:26:00Z">
        <w:r w:rsidR="005D3945">
          <w:rPr>
            <w:rFonts w:ascii="Arial" w:hAnsi="Arial" w:cs="Arial"/>
          </w:rPr>
          <w:t>]</w:t>
        </w:r>
      </w:ins>
      <w:r w:rsidR="0024214F">
        <w:rPr>
          <w:rFonts w:ascii="Arial" w:hAnsi="Arial" w:cs="Arial"/>
        </w:rPr>
        <w:t>[5][6]</w:t>
      </w:r>
      <w:r w:rsidR="00612C5A">
        <w:rPr>
          <w:rFonts w:ascii="Arial" w:hAnsi="Arial" w:cs="Arial"/>
        </w:rPr>
        <w:t>.</w:t>
      </w:r>
      <w:del w:id="38" w:author="Zelgai Nemati" w:date="2021-12-08T18:26:00Z">
        <w:r w:rsidR="00313EC8" w:rsidDel="005D3945">
          <w:rPr>
            <w:rFonts w:ascii="Arial" w:hAnsi="Arial" w:cs="Arial"/>
          </w:rPr>
          <w:delText>[</w:delText>
        </w:r>
        <w:r w:rsidR="004E5C92" w:rsidDel="005D3945">
          <w:rPr>
            <w:rFonts w:ascii="Arial" w:hAnsi="Arial" w:cs="Arial"/>
          </w:rPr>
          <w:delText>San</w:delText>
        </w:r>
        <w:r w:rsidR="00313EC8" w:rsidDel="005D3945">
          <w:rPr>
            <w:rFonts w:ascii="Arial" w:hAnsi="Arial" w:cs="Arial"/>
          </w:rPr>
          <w:delText xml:space="preserve">20, </w:delText>
        </w:r>
        <w:r w:rsidR="004E5C92" w:rsidDel="005D3945">
          <w:rPr>
            <w:rFonts w:ascii="Arial" w:hAnsi="Arial" w:cs="Arial"/>
          </w:rPr>
          <w:delText>San</w:delText>
        </w:r>
        <w:r w:rsidR="00313EC8" w:rsidDel="005D3945">
          <w:rPr>
            <w:rFonts w:ascii="Arial" w:hAnsi="Arial" w:cs="Arial"/>
          </w:rPr>
          <w:delText>21]</w:delText>
        </w:r>
      </w:del>
    </w:p>
    <w:p w14:paraId="30939021" w14:textId="369E0880" w:rsidR="000A141E" w:rsidRDefault="00ED51B4" w:rsidP="00942EC7">
      <w:pPr>
        <w:pStyle w:val="StandardWeb"/>
        <w:shd w:val="clear" w:color="auto" w:fill="FFFFFF"/>
        <w:spacing w:before="0" w:beforeAutospacing="0" w:after="240" w:afterAutospacing="0" w:line="360" w:lineRule="auto"/>
        <w:jc w:val="both"/>
        <w:rPr>
          <w:rFonts w:ascii="Arial" w:hAnsi="Arial" w:cs="Arial"/>
        </w:rPr>
      </w:pPr>
      <w:r>
        <w:rPr>
          <w:rFonts w:ascii="Arial" w:hAnsi="Arial" w:cs="Arial"/>
        </w:rPr>
        <w:t>Deshalb werden aktuell Wetterlimits zur Planung solcher Installationsmaßnahmen verwendet</w:t>
      </w:r>
      <w:r w:rsidR="00B3529C">
        <w:rPr>
          <w:rFonts w:ascii="Arial" w:hAnsi="Arial" w:cs="Arial"/>
        </w:rPr>
        <w:t>, wobei</w:t>
      </w:r>
      <w:r>
        <w:rPr>
          <w:rFonts w:ascii="Arial" w:hAnsi="Arial" w:cs="Arial"/>
        </w:rPr>
        <w:t xml:space="preserve"> </w:t>
      </w:r>
      <w:r w:rsidR="00B3529C">
        <w:rPr>
          <w:rFonts w:ascii="Arial" w:hAnsi="Arial" w:cs="Arial"/>
        </w:rPr>
        <w:t>e</w:t>
      </w:r>
      <w:r>
        <w:rPr>
          <w:rFonts w:ascii="Arial" w:hAnsi="Arial" w:cs="Arial"/>
        </w:rPr>
        <w:t>ine direktere limitierende Größe als das Wetter, eine Prognose der Turmschwingung</w:t>
      </w:r>
      <w:r w:rsidR="00B3529C">
        <w:rPr>
          <w:rFonts w:ascii="Arial" w:hAnsi="Arial" w:cs="Arial"/>
        </w:rPr>
        <w:t xml:space="preserve"> wäre</w:t>
      </w:r>
      <w:r w:rsidR="00313EC8">
        <w:rPr>
          <w:rFonts w:ascii="Arial" w:hAnsi="Arial" w:cs="Arial"/>
        </w:rPr>
        <w:t>.</w:t>
      </w:r>
      <w:r w:rsidR="00942EC7">
        <w:rPr>
          <w:rFonts w:ascii="Arial" w:hAnsi="Arial" w:cs="Arial"/>
        </w:rPr>
        <w:t xml:space="preserve"> </w:t>
      </w:r>
      <w:r w:rsidR="00473B3E">
        <w:rPr>
          <w:rFonts w:ascii="Arial" w:hAnsi="Arial" w:cs="Arial"/>
        </w:rPr>
        <w:t>Jedoch ist bislang,</w:t>
      </w:r>
      <w:r w:rsidR="00C23769">
        <w:rPr>
          <w:rFonts w:ascii="Arial" w:hAnsi="Arial" w:cs="Arial"/>
        </w:rPr>
        <w:t xml:space="preserve"> aus wissenschaftlicher Perspektive, </w:t>
      </w:r>
      <w:r w:rsidR="00473B3E">
        <w:rPr>
          <w:rFonts w:ascii="Arial" w:hAnsi="Arial" w:cs="Arial"/>
        </w:rPr>
        <w:t>nicht beantwortet, welche Modelltypen am besten geeignet sind, mit welcher Genauigkeit</w:t>
      </w:r>
      <w:r w:rsidR="00C23769">
        <w:rPr>
          <w:rFonts w:ascii="Arial" w:hAnsi="Arial" w:cs="Arial"/>
        </w:rPr>
        <w:t xml:space="preserve"> sich eine solche Prognose d</w:t>
      </w:r>
      <w:r w:rsidR="00473B3E">
        <w:rPr>
          <w:rFonts w:ascii="Arial" w:hAnsi="Arial" w:cs="Arial"/>
        </w:rPr>
        <w:t>er</w:t>
      </w:r>
      <w:r w:rsidR="00C23769">
        <w:rPr>
          <w:rFonts w:ascii="Arial" w:hAnsi="Arial" w:cs="Arial"/>
        </w:rPr>
        <w:t xml:space="preserve"> </w:t>
      </w:r>
      <w:r w:rsidR="000A141E">
        <w:rPr>
          <w:rFonts w:ascii="Arial" w:hAnsi="Arial" w:cs="Arial"/>
        </w:rPr>
        <w:t>Turmschwingungskinematik</w:t>
      </w:r>
      <w:r w:rsidR="00C23769">
        <w:rPr>
          <w:rFonts w:ascii="Arial" w:hAnsi="Arial" w:cs="Arial"/>
        </w:rPr>
        <w:t xml:space="preserve"> verwirklichen lässt und wie</w:t>
      </w:r>
      <w:r w:rsidR="000A141E">
        <w:rPr>
          <w:rFonts w:ascii="Arial" w:hAnsi="Arial" w:cs="Arial"/>
        </w:rPr>
        <w:t xml:space="preserve"> </w:t>
      </w:r>
      <w:r w:rsidR="00C23769">
        <w:rPr>
          <w:rFonts w:ascii="Arial" w:hAnsi="Arial" w:cs="Arial"/>
        </w:rPr>
        <w:t>diese</w:t>
      </w:r>
      <w:r w:rsidR="000A141E">
        <w:rPr>
          <w:rFonts w:ascii="Arial" w:hAnsi="Arial" w:cs="Arial"/>
        </w:rPr>
        <w:t xml:space="preserve"> Erkenntnisse</w:t>
      </w:r>
      <w:r w:rsidR="00C23769">
        <w:rPr>
          <w:rFonts w:ascii="Arial" w:hAnsi="Arial" w:cs="Arial"/>
        </w:rPr>
        <w:t xml:space="preserve"> optimal </w:t>
      </w:r>
      <w:r w:rsidR="000A141E">
        <w:rPr>
          <w:rFonts w:ascii="Arial" w:hAnsi="Arial" w:cs="Arial"/>
        </w:rPr>
        <w:t xml:space="preserve">in der Praxis </w:t>
      </w:r>
      <w:r w:rsidR="00C23769">
        <w:rPr>
          <w:rFonts w:ascii="Arial" w:hAnsi="Arial" w:cs="Arial"/>
        </w:rPr>
        <w:t>genutzt werden können z.B. in Form einer Echtzeit</w:t>
      </w:r>
      <w:r w:rsidR="00C80BBD">
        <w:rPr>
          <w:rFonts w:ascii="Arial" w:hAnsi="Arial" w:cs="Arial"/>
        </w:rPr>
        <w:t>-</w:t>
      </w:r>
      <w:r w:rsidR="00C23769">
        <w:rPr>
          <w:rFonts w:ascii="Arial" w:hAnsi="Arial" w:cs="Arial"/>
        </w:rPr>
        <w:t>IoT</w:t>
      </w:r>
      <w:r w:rsidR="00C80BBD">
        <w:rPr>
          <w:rFonts w:ascii="Arial" w:hAnsi="Arial" w:cs="Arial"/>
        </w:rPr>
        <w:t>-</w:t>
      </w:r>
      <w:r w:rsidR="00C23769">
        <w:rPr>
          <w:rFonts w:ascii="Arial" w:hAnsi="Arial" w:cs="Arial"/>
        </w:rPr>
        <w:t>Anwendung.</w:t>
      </w:r>
    </w:p>
    <w:p w14:paraId="18DA7E12" w14:textId="77777777" w:rsidR="00F818D3" w:rsidRDefault="00F818D3" w:rsidP="00F818D3">
      <w:pPr>
        <w:pStyle w:val="berschrift1"/>
      </w:pPr>
      <w:bookmarkStart w:id="39" w:name="_Toc98853073"/>
      <w:r>
        <w:lastRenderedPageBreak/>
        <w:t>Zielstellung</w:t>
      </w:r>
      <w:bookmarkEnd w:id="39"/>
    </w:p>
    <w:p w14:paraId="259C8319" w14:textId="77777777" w:rsidR="00247106" w:rsidRDefault="00F818D3" w:rsidP="00F818D3">
      <w:pPr>
        <w:pStyle w:val="StandardWeb"/>
        <w:shd w:val="clear" w:color="auto" w:fill="FFFFFF"/>
        <w:spacing w:before="0" w:beforeAutospacing="0" w:after="0" w:afterAutospacing="0" w:line="360" w:lineRule="auto"/>
        <w:jc w:val="both"/>
        <w:rPr>
          <w:rFonts w:ascii="Arial" w:hAnsi="Arial" w:cs="Arial"/>
        </w:rPr>
      </w:pPr>
      <w:r>
        <w:rPr>
          <w:rFonts w:ascii="Arial" w:hAnsi="Arial" w:cs="Arial"/>
        </w:rPr>
        <w:t xml:space="preserve">Aktuell werden </w:t>
      </w:r>
      <w:r w:rsidR="00CC0A0A">
        <w:rPr>
          <w:rFonts w:ascii="Arial" w:hAnsi="Arial" w:cs="Arial"/>
        </w:rPr>
        <w:t xml:space="preserve">wie beschrieben </w:t>
      </w:r>
      <w:r>
        <w:rPr>
          <w:rFonts w:ascii="Arial" w:hAnsi="Arial" w:cs="Arial"/>
        </w:rPr>
        <w:t>Wetterlimits bei der Planung und Durchführung von Installationsvorgängen verwendet, da bei einer zu hohen Relativbewegung zwischen Turm und Rotorblatt eine Installation nicht möglich ist und es zu Schäden an den Komponenten kommen kann</w:t>
      </w:r>
      <w:r w:rsidR="0024214F">
        <w:rPr>
          <w:rFonts w:ascii="Arial" w:hAnsi="Arial" w:cs="Arial"/>
        </w:rPr>
        <w:t xml:space="preserve"> </w:t>
      </w:r>
      <w:ins w:id="40" w:author="Zelgai Nemati" w:date="2021-12-08T18:26:00Z">
        <w:r w:rsidR="0024214F">
          <w:rPr>
            <w:rFonts w:ascii="Arial" w:hAnsi="Arial" w:cs="Arial"/>
          </w:rPr>
          <w:t>[</w:t>
        </w:r>
      </w:ins>
      <w:r w:rsidR="0024214F">
        <w:rPr>
          <w:rFonts w:ascii="Arial" w:hAnsi="Arial" w:cs="Arial"/>
        </w:rPr>
        <w:t>1][2</w:t>
      </w:r>
      <w:ins w:id="41" w:author="Zelgai Nemati" w:date="2021-12-08T18:26:00Z">
        <w:r w:rsidR="0024214F">
          <w:rPr>
            <w:rFonts w:ascii="Arial" w:hAnsi="Arial" w:cs="Arial"/>
          </w:rPr>
          <w:t>]</w:t>
        </w:r>
      </w:ins>
      <w:r w:rsidR="0024214F">
        <w:rPr>
          <w:rFonts w:ascii="Arial" w:hAnsi="Arial" w:cs="Arial"/>
        </w:rPr>
        <w:t>[5][6].</w:t>
      </w:r>
    </w:p>
    <w:p w14:paraId="11232CD8" w14:textId="4B0F50D3" w:rsidR="00F818D3" w:rsidRPr="001E5EE2" w:rsidRDefault="00F818D3" w:rsidP="00F818D3">
      <w:pPr>
        <w:pStyle w:val="StandardWeb"/>
        <w:shd w:val="clear" w:color="auto" w:fill="FFFFFF"/>
        <w:spacing w:before="0" w:beforeAutospacing="0" w:after="0" w:afterAutospacing="0" w:line="360" w:lineRule="auto"/>
        <w:jc w:val="both"/>
        <w:rPr>
          <w:rFonts w:ascii="Arial" w:hAnsi="Arial" w:cs="Arial"/>
        </w:rPr>
      </w:pPr>
      <w:r>
        <w:rPr>
          <w:rFonts w:ascii="Arial" w:hAnsi="Arial" w:cs="Arial"/>
        </w:rPr>
        <w:t xml:space="preserve"> Eine direktere limitierende Größe als das Wetter, wäre eine Prognose der Turmschwingung (in Abbildung </w:t>
      </w:r>
      <w:ins w:id="42" w:author="Zelgai Nemati" w:date="2021-12-08T17:13:00Z">
        <w:r w:rsidR="00696422">
          <w:rPr>
            <w:rFonts w:ascii="Arial" w:hAnsi="Arial" w:cs="Arial"/>
          </w:rPr>
          <w:t>2</w:t>
        </w:r>
      </w:ins>
      <w:del w:id="43" w:author="Zelgai Nemati" w:date="2021-12-08T17:13:00Z">
        <w:r w:rsidDel="00696422">
          <w:rPr>
            <w:rFonts w:ascii="Arial" w:hAnsi="Arial" w:cs="Arial"/>
          </w:rPr>
          <w:delText>3</w:delText>
        </w:r>
      </w:del>
      <w:r>
        <w:rPr>
          <w:rFonts w:ascii="Arial" w:hAnsi="Arial" w:cs="Arial"/>
        </w:rPr>
        <w:t>-1 blau markiert). Deswegen soll im Rahmen dieser Abschlussarbeit die Forschungsfrage beantwortet werden, wie genau die Schwingungskinematik eines Windenergieanlagen-Turms für die nächsten Sekunden und Minuten vorhergesagt werden kann.</w:t>
      </w:r>
    </w:p>
    <w:p w14:paraId="0D7C05B5" w14:textId="4DC48BF0" w:rsidR="00F818D3" w:rsidDel="000203A6" w:rsidRDefault="00F818D3" w:rsidP="00F818D3">
      <w:pPr>
        <w:spacing w:after="0"/>
        <w:rPr>
          <w:del w:id="44" w:author="Zelgai Nemati" w:date="2021-12-07T20:49:00Z"/>
          <w:rFonts w:cs="Arial"/>
          <w:szCs w:val="24"/>
        </w:rPr>
      </w:pPr>
      <w:r>
        <w:rPr>
          <w:rFonts w:cs="Arial"/>
          <w:szCs w:val="24"/>
        </w:rPr>
        <w:t xml:space="preserve">Es sollen drei verschiedene Prognosemodelle (ARIMA, SARIMA, Prophet) </w:t>
      </w:r>
      <w:r w:rsidR="0024214F">
        <w:rPr>
          <w:rFonts w:cs="Arial"/>
          <w:szCs w:val="24"/>
        </w:rPr>
        <w:t xml:space="preserve">implementiert </w:t>
      </w:r>
      <w:r>
        <w:rPr>
          <w:rFonts w:cs="Arial"/>
          <w:szCs w:val="24"/>
        </w:rPr>
        <w:t xml:space="preserve">werden, welche auf GitHub unter einer MIT Lizenz </w:t>
      </w:r>
      <w:r w:rsidR="00A50906">
        <w:rPr>
          <w:rFonts w:cs="Arial"/>
          <w:szCs w:val="24"/>
        </w:rPr>
        <w:t xml:space="preserve">frei </w:t>
      </w:r>
      <w:r>
        <w:rPr>
          <w:rFonts w:cs="Arial"/>
          <w:szCs w:val="24"/>
        </w:rPr>
        <w:t>verfügbar s</w:t>
      </w:r>
      <w:r w:rsidR="0024214F">
        <w:rPr>
          <w:rFonts w:cs="Arial"/>
          <w:szCs w:val="24"/>
        </w:rPr>
        <w:t>eien sollen</w:t>
      </w:r>
      <w:r w:rsidR="00A50906">
        <w:rPr>
          <w:rFonts w:cs="Arial"/>
          <w:szCs w:val="24"/>
        </w:rPr>
        <w:t xml:space="preserve">. Die </w:t>
      </w:r>
      <w:r>
        <w:rPr>
          <w:rFonts w:cs="Arial"/>
          <w:szCs w:val="24"/>
        </w:rPr>
        <w:t xml:space="preserve">Genauigkeit dieser Modelle wird dann für verschiedene Zeiträume getestet, sodass eine fundierte Beantwortung der wissenschaftlichen Fragestellung sich aus diesen Ergebnissen ableitet. </w:t>
      </w:r>
    </w:p>
    <w:p w14:paraId="6EC24DC8" w14:textId="7D27FC31" w:rsidR="00F818D3" w:rsidRDefault="00F818D3" w:rsidP="00E95994">
      <w:pPr>
        <w:rPr>
          <w:rFonts w:cs="Arial"/>
          <w:szCs w:val="24"/>
        </w:rPr>
      </w:pPr>
      <w:r>
        <w:rPr>
          <w:rFonts w:cs="Arial"/>
          <w:szCs w:val="24"/>
        </w:rPr>
        <w:t>Diese optimierten Prognosemodelle</w:t>
      </w:r>
      <w:r w:rsidR="00A50906">
        <w:rPr>
          <w:rFonts w:cs="Arial"/>
          <w:szCs w:val="24"/>
        </w:rPr>
        <w:t>, inklusive einer Datenpipeline, welche einen kontinuierlichen Messdatenstrom verarbeitet,</w:t>
      </w:r>
      <w:r>
        <w:rPr>
          <w:rFonts w:cs="Arial"/>
          <w:szCs w:val="24"/>
        </w:rPr>
        <w:t xml:space="preserve"> sollen </w:t>
      </w:r>
      <w:r w:rsidR="00017B89">
        <w:rPr>
          <w:rFonts w:cs="Arial"/>
          <w:szCs w:val="24"/>
        </w:rPr>
        <w:t>darauffolgend</w:t>
      </w:r>
      <w:r>
        <w:rPr>
          <w:rFonts w:cs="Arial"/>
          <w:szCs w:val="24"/>
        </w:rPr>
        <w:t xml:space="preserve"> </w:t>
      </w:r>
      <w:r w:rsidR="00840615">
        <w:rPr>
          <w:rFonts w:cs="Arial"/>
          <w:szCs w:val="24"/>
        </w:rPr>
        <w:t xml:space="preserve">in der </w:t>
      </w:r>
      <w:r w:rsidR="00840615" w:rsidRPr="00E72EF4">
        <w:rPr>
          <w:rFonts w:cs="Arial"/>
          <w:szCs w:val="24"/>
        </w:rPr>
        <w:t xml:space="preserve">Contact Elements for IoT </w:t>
      </w:r>
      <w:r w:rsidR="00E72EF4">
        <w:rPr>
          <w:rFonts w:cs="Arial"/>
          <w:szCs w:val="24"/>
        </w:rPr>
        <w:t>Plattform</w:t>
      </w:r>
      <w:r w:rsidR="00840615">
        <w:rPr>
          <w:rFonts w:cs="Arial"/>
          <w:szCs w:val="24"/>
        </w:rPr>
        <w:t xml:space="preserve"> entwickelt werden</w:t>
      </w:r>
      <w:r w:rsidR="00CC0A0A">
        <w:rPr>
          <w:rFonts w:cs="Arial"/>
          <w:szCs w:val="24"/>
        </w:rPr>
        <w:t>.</w:t>
      </w:r>
      <w:r>
        <w:rPr>
          <w:rFonts w:cs="Arial"/>
          <w:szCs w:val="24"/>
        </w:rPr>
        <w:t xml:space="preserve"> Durch Oberflächenkonfiguration soll es ebenfalls möglich sein diese Modelle auf andere Datensätze und Fragestellungen zu adaptieren.</w:t>
      </w:r>
    </w:p>
    <w:p w14:paraId="3A4C608C" w14:textId="4C3D98C5" w:rsidR="00B13FDB" w:rsidRDefault="008C626F" w:rsidP="00422C98">
      <w:pPr>
        <w:spacing w:before="240" w:after="0"/>
        <w:jc w:val="center"/>
        <w:rPr>
          <w:rFonts w:cs="Arial"/>
          <w:szCs w:val="24"/>
        </w:rPr>
      </w:pPr>
      <w:r>
        <w:rPr>
          <w:noProof/>
        </w:rPr>
        <w:drawing>
          <wp:inline distT="0" distB="0" distL="0" distR="0" wp14:anchorId="721A95C1" wp14:editId="5E656E9C">
            <wp:extent cx="4464050" cy="2967397"/>
            <wp:effectExtent l="0" t="0" r="0" b="4445"/>
            <wp:docPr id="25" name="Grafik 25"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Antenne enthält.&#10;&#10;Automatisch generierte Beschreibung"/>
                    <pic:cNvPicPr/>
                  </pic:nvPicPr>
                  <pic:blipFill>
                    <a:blip r:embed="rId17"/>
                    <a:stretch>
                      <a:fillRect/>
                    </a:stretch>
                  </pic:blipFill>
                  <pic:spPr>
                    <a:xfrm>
                      <a:off x="0" y="0"/>
                      <a:ext cx="4471611" cy="2972423"/>
                    </a:xfrm>
                    <a:prstGeom prst="rect">
                      <a:avLst/>
                    </a:prstGeom>
                  </pic:spPr>
                </pic:pic>
              </a:graphicData>
            </a:graphic>
          </wp:inline>
        </w:drawing>
      </w:r>
    </w:p>
    <w:p w14:paraId="42E8C6D3" w14:textId="03D5CC4C" w:rsidR="00B13FDB" w:rsidRPr="00F818D3" w:rsidRDefault="00B13FDB" w:rsidP="00B13FDB">
      <w:pPr>
        <w:spacing w:after="0"/>
        <w:jc w:val="center"/>
        <w:rPr>
          <w:rFonts w:cs="Arial"/>
          <w:szCs w:val="24"/>
        </w:rPr>
      </w:pPr>
      <w:r w:rsidRPr="00B13FDB">
        <w:rPr>
          <w:rFonts w:cs="Arial"/>
          <w:b/>
          <w:bCs/>
          <w:szCs w:val="24"/>
        </w:rPr>
        <w:t>Abbildung 2-1</w:t>
      </w:r>
      <w:r>
        <w:rPr>
          <w:rFonts w:cs="Arial"/>
          <w:szCs w:val="24"/>
        </w:rPr>
        <w:t xml:space="preserve"> Prognose der Turmschwingungskinematik</w:t>
      </w:r>
      <w:r w:rsidR="008C626F">
        <w:rPr>
          <w:rFonts w:cs="Arial"/>
          <w:szCs w:val="24"/>
        </w:rPr>
        <w:t>.</w:t>
      </w:r>
    </w:p>
    <w:p w14:paraId="7661A0BA" w14:textId="0297AA45" w:rsidR="007D27F6" w:rsidRDefault="007D27F6" w:rsidP="007D27F6">
      <w:pPr>
        <w:pStyle w:val="berschrift1"/>
      </w:pPr>
      <w:bookmarkStart w:id="45" w:name="_Toc98853074"/>
      <w:r>
        <w:lastRenderedPageBreak/>
        <w:t xml:space="preserve">Stand der </w:t>
      </w:r>
      <w:r w:rsidR="00CC2FAD">
        <w:t>Forschung</w:t>
      </w:r>
      <w:bookmarkEnd w:id="45"/>
    </w:p>
    <w:p w14:paraId="6C273F27" w14:textId="3D56A31D" w:rsidR="007D27F6" w:rsidRPr="00E92856" w:rsidRDefault="00191C37" w:rsidP="00E92856">
      <w:pPr>
        <w:pStyle w:val="berschrift2"/>
      </w:pPr>
      <w:bookmarkStart w:id="46" w:name="_Toc98853075"/>
      <w:r w:rsidRPr="00E92856">
        <w:t>Turmschwingungskinematik</w:t>
      </w:r>
      <w:bookmarkEnd w:id="46"/>
    </w:p>
    <w:p w14:paraId="501CA562" w14:textId="6A3ABDAD" w:rsidR="00525AC1" w:rsidRDefault="00351B98" w:rsidP="003815C8">
      <w:pPr>
        <w:spacing w:after="0"/>
      </w:pPr>
      <w:r>
        <w:t>D</w:t>
      </w:r>
      <w:r w:rsidR="00E04A0F">
        <w:t xml:space="preserve">ie Analyse der Turmschwingungskinematik ist </w:t>
      </w:r>
      <w:r w:rsidR="000A48AB">
        <w:t>notwendig,</w:t>
      </w:r>
      <w:r w:rsidR="00E04A0F">
        <w:t xml:space="preserve"> um den Installationsprozess von Wind</w:t>
      </w:r>
      <w:r w:rsidR="0081104D">
        <w:t>energiean</w:t>
      </w:r>
      <w:r w:rsidR="00653873">
        <w:t>la</w:t>
      </w:r>
      <w:r w:rsidR="0081104D">
        <w:t xml:space="preserve">gen zu optimieren. </w:t>
      </w:r>
      <w:r w:rsidR="00CF4519">
        <w:t>Im Jahr 2020 wurden im Rahmen einer Mess</w:t>
      </w:r>
      <w:r w:rsidR="00584896">
        <w:t xml:space="preserve">kampagne </w:t>
      </w:r>
      <w:r w:rsidR="009058D7">
        <w:t xml:space="preserve">Daten zur Turmkinematik, während der Installation von </w:t>
      </w:r>
      <w:r w:rsidR="008E6E1E">
        <w:t>Offshore</w:t>
      </w:r>
      <w:r w:rsidR="008C626F">
        <w:t>-</w:t>
      </w:r>
      <w:r w:rsidR="008E6E1E">
        <w:t>Windenergieanlagen, erhoben</w:t>
      </w:r>
      <w:ins w:id="47" w:author="Zelgai Nemati" w:date="2021-12-01T16:57:00Z">
        <w:r w:rsidR="00A319C4">
          <w:t xml:space="preserve"> [</w:t>
        </w:r>
      </w:ins>
      <w:r w:rsidR="00A1288B">
        <w:t>5</w:t>
      </w:r>
      <w:ins w:id="48" w:author="Zelgai Nemati" w:date="2021-12-01T16:57:00Z">
        <w:r w:rsidR="00A319C4">
          <w:t>]</w:t>
        </w:r>
      </w:ins>
      <w:r w:rsidR="008E6E1E">
        <w:t xml:space="preserve">. Die Auswertung dieser Positionsdaten hat ergeben, dass </w:t>
      </w:r>
      <w:r w:rsidR="001E688B">
        <w:t>die Schwingungskinematik des Turms eine</w:t>
      </w:r>
      <w:r w:rsidR="003123F5">
        <w:t xml:space="preserve"> besondere </w:t>
      </w:r>
      <w:r w:rsidR="004826FB">
        <w:t xml:space="preserve">orbitförmige </w:t>
      </w:r>
      <w:r w:rsidR="003123F5">
        <w:t xml:space="preserve">Charakteristik </w:t>
      </w:r>
      <w:r w:rsidR="00653873">
        <w:t>aufweist,</w:t>
      </w:r>
      <w:r w:rsidR="00CC0A0A">
        <w:t xml:space="preserve"> welche</w:t>
      </w:r>
      <w:r w:rsidR="005013FF">
        <w:t>s ebenfalls</w:t>
      </w:r>
      <w:r w:rsidR="00A73AE6">
        <w:t xml:space="preserve"> der nachfolgenden Abbildung </w:t>
      </w:r>
      <w:ins w:id="49" w:author="Zelgai Nemati" w:date="2021-12-08T17:13:00Z">
        <w:r w:rsidR="00696422">
          <w:t>3</w:t>
        </w:r>
      </w:ins>
      <w:del w:id="50" w:author="Zelgai Nemati" w:date="2021-12-08T17:13:00Z">
        <w:r w:rsidR="00F6649C" w:rsidDel="00696422">
          <w:delText>2</w:delText>
        </w:r>
      </w:del>
      <w:r w:rsidR="00F6649C">
        <w:t xml:space="preserve">-1 </w:t>
      </w:r>
      <w:r w:rsidR="00A73AE6">
        <w:t>zu entnehmen</w:t>
      </w:r>
      <w:ins w:id="51" w:author="Zelgai Nemati" w:date="2021-12-01T16:57:00Z">
        <w:r w:rsidR="00F24BEC">
          <w:t xml:space="preserve"> </w:t>
        </w:r>
      </w:ins>
      <w:ins w:id="52" w:author="Zelgai Nemati" w:date="2021-12-08T21:24:00Z">
        <w:r w:rsidR="00D5658B">
          <w:t>ist</w:t>
        </w:r>
        <w:r w:rsidR="00C239CF">
          <w:t xml:space="preserve"> </w:t>
        </w:r>
      </w:ins>
      <w:del w:id="53" w:author="Zelgai Nemati" w:date="2021-12-01T16:57:00Z">
        <w:r w:rsidR="00A73AE6" w:rsidDel="00F24BEC">
          <w:delText>.</w:delText>
        </w:r>
        <w:r w:rsidR="00830719" w:rsidDel="00F24BEC">
          <w:delText xml:space="preserve"> </w:delText>
        </w:r>
      </w:del>
      <w:r w:rsidR="00830719">
        <w:t>[</w:t>
      </w:r>
      <w:r w:rsidR="005013FF">
        <w:t>1][2][</w:t>
      </w:r>
      <w:r w:rsidR="00A1288B">
        <w:t>5</w:t>
      </w:r>
      <w:r w:rsidR="00830719">
        <w:t>]</w:t>
      </w:r>
      <w:ins w:id="54" w:author="Zelgai Nemati" w:date="2021-12-01T16:57:00Z">
        <w:r w:rsidR="00F24BEC">
          <w:t>.</w:t>
        </w:r>
      </w:ins>
    </w:p>
    <w:p w14:paraId="09C5CF6C" w14:textId="5D8881B4" w:rsidR="001B2B8C" w:rsidRDefault="001B2B8C" w:rsidP="00E95994">
      <w:del w:id="55" w:author="Zelgai Nemati" w:date="2021-12-08T19:17:00Z">
        <w:r w:rsidDel="00F9293E">
          <w:delText xml:space="preserve">Diese Saisonalität der Turmschwingung ist durch </w:delText>
        </w:r>
        <w:r w:rsidR="00830719" w:rsidDel="00F9293E">
          <w:delText xml:space="preserve">diverse physikalische </w:delText>
        </w:r>
        <w:r w:rsidR="00F6649C" w:rsidDel="00F9293E">
          <w:delText>Z</w:delText>
        </w:r>
        <w:r w:rsidR="00830719" w:rsidDel="00F9293E">
          <w:delText>usammenhänge begründet</w:delText>
        </w:r>
        <w:r w:rsidR="005E4FCB" w:rsidDel="00F9293E">
          <w:delText>, welche jedoch nicht</w:delText>
        </w:r>
        <w:r w:rsidR="00830719" w:rsidDel="00F9293E">
          <w:delText xml:space="preserve"> </w:delText>
        </w:r>
        <w:r w:rsidR="005E4FCB" w:rsidDel="00F9293E">
          <w:delText>i</w:delText>
        </w:r>
        <w:r w:rsidR="00EF204F" w:rsidDel="00F9293E">
          <w:delText xml:space="preserve">m Rahmen dieser </w:delText>
        </w:r>
        <w:r w:rsidR="00F6649C" w:rsidDel="00F9293E">
          <w:delText>Arbeit</w:delText>
        </w:r>
        <w:r w:rsidR="00EF204F" w:rsidDel="00F9293E">
          <w:delText xml:space="preserve">, </w:delText>
        </w:r>
        <w:r w:rsidR="001A41C5" w:rsidDel="00F9293E">
          <w:delText>thematisiert</w:delText>
        </w:r>
        <w:r w:rsidR="00EF204F" w:rsidDel="00F9293E">
          <w:delText xml:space="preserve"> werden</w:delText>
        </w:r>
        <w:r w:rsidR="005E4FCB" w:rsidDel="00F9293E">
          <w:delText>.</w:delText>
        </w:r>
      </w:del>
      <w:ins w:id="56" w:author="Zelgai Nemati" w:date="2021-12-08T19:17:00Z">
        <w:r w:rsidR="00F9293E">
          <w:t xml:space="preserve">Die Turmschwingungskinematik wird </w:t>
        </w:r>
      </w:ins>
      <w:ins w:id="57" w:author="Zelgai Nemati" w:date="2021-12-08T19:19:00Z">
        <w:r w:rsidR="00CE61E5">
          <w:t>maßgeblich</w:t>
        </w:r>
      </w:ins>
      <w:ins w:id="58" w:author="Zelgai Nemati" w:date="2021-12-08T19:17:00Z">
        <w:r w:rsidR="00F9293E">
          <w:t xml:space="preserve"> </w:t>
        </w:r>
      </w:ins>
      <w:ins w:id="59" w:author="Zelgai Nemati" w:date="2021-12-08T19:20:00Z">
        <w:r w:rsidR="006A5E81">
          <w:t>vom</w:t>
        </w:r>
      </w:ins>
      <w:ins w:id="60" w:author="Zelgai Nemati" w:date="2021-12-08T19:17:00Z">
        <w:r w:rsidR="00F9293E">
          <w:t xml:space="preserve"> Wind und anderen Umwelt</w:t>
        </w:r>
      </w:ins>
      <w:ins w:id="61" w:author="Zelgai Nemati" w:date="2021-12-08T19:20:00Z">
        <w:r w:rsidR="006A5E81">
          <w:t>parametern</w:t>
        </w:r>
      </w:ins>
      <w:r w:rsidR="00E80710" w:rsidRPr="00E80710">
        <w:t xml:space="preserve"> </w:t>
      </w:r>
      <w:ins w:id="62" w:author="Zelgai Nemati" w:date="2021-12-08T19:17:00Z">
        <w:r w:rsidR="00E80710">
          <w:t>beeinflusst</w:t>
        </w:r>
      </w:ins>
      <w:r w:rsidR="0061150F">
        <w:t xml:space="preserve">, die in der </w:t>
      </w:r>
      <w:r w:rsidR="00A1288B">
        <w:t xml:space="preserve">einschlägigen </w:t>
      </w:r>
      <w:r w:rsidR="0061150F">
        <w:t>Literatur häufig als „zufällige“ Störgrößen</w:t>
      </w:r>
      <w:r w:rsidR="004826FB">
        <w:t xml:space="preserve"> bzw. stochastische Prozesse</w:t>
      </w:r>
      <w:r w:rsidR="0061150F">
        <w:t xml:space="preserve"> </w:t>
      </w:r>
      <w:r w:rsidR="006D2F04">
        <w:t>aufgefasst</w:t>
      </w:r>
      <w:r w:rsidR="0061150F">
        <w:t xml:space="preserve"> werden</w:t>
      </w:r>
      <w:ins w:id="63" w:author="Zelgai Nemati" w:date="2021-12-08T19:18:00Z">
        <w:r w:rsidR="00CF0512">
          <w:t>.</w:t>
        </w:r>
      </w:ins>
      <w:r w:rsidR="00C262BB">
        <w:t xml:space="preserve"> Im Rahmen dieser Abschlussarbeit werden die zu analysierenden Daten nicht auf </w:t>
      </w:r>
      <w:r w:rsidR="00456527">
        <w:t xml:space="preserve">Stationarität überprüft, </w:t>
      </w:r>
      <w:r w:rsidR="00C262BB">
        <w:t>da die</w:t>
      </w:r>
      <w:r w:rsidR="00456527">
        <w:t>se Angabe nicht von den</w:t>
      </w:r>
      <w:r w:rsidR="00C262BB">
        <w:t xml:space="preserve"> Prognosemodelle</w:t>
      </w:r>
      <w:r w:rsidR="00456527">
        <w:t>n</w:t>
      </w:r>
      <w:r w:rsidR="00C262BB">
        <w:t xml:space="preserve"> </w:t>
      </w:r>
      <w:r w:rsidR="008A42EC">
        <w:t xml:space="preserve">ARIMA, SARIMA und Prophet </w:t>
      </w:r>
      <w:r w:rsidR="00456527">
        <w:t>benötigt wird</w:t>
      </w:r>
      <w:r w:rsidR="008A42EC">
        <w:t xml:space="preserve"> [</w:t>
      </w:r>
      <w:r w:rsidR="00016432">
        <w:t>7</w:t>
      </w:r>
      <w:r w:rsidR="006278FE">
        <w:t>-12</w:t>
      </w:r>
      <w:r w:rsidR="002D7AEE">
        <w:t>].</w:t>
      </w:r>
    </w:p>
    <w:p w14:paraId="5C9DFF3E" w14:textId="178FB1A5" w:rsidR="006D1860" w:rsidRDefault="00503030" w:rsidP="00422C98">
      <w:pPr>
        <w:keepNext/>
        <w:spacing w:before="240" w:after="0"/>
        <w:jc w:val="center"/>
      </w:pPr>
      <w:r>
        <w:rPr>
          <w:noProof/>
        </w:rPr>
        <w:drawing>
          <wp:inline distT="0" distB="0" distL="0" distR="0" wp14:anchorId="7E9ECB6C" wp14:editId="48634026">
            <wp:extent cx="5579745" cy="3352800"/>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352800"/>
                    </a:xfrm>
                    <a:prstGeom prst="rect">
                      <a:avLst/>
                    </a:prstGeom>
                  </pic:spPr>
                </pic:pic>
              </a:graphicData>
            </a:graphic>
          </wp:inline>
        </w:drawing>
      </w:r>
    </w:p>
    <w:p w14:paraId="6CA16574" w14:textId="663E73F5" w:rsidR="00B008FA" w:rsidRPr="00B13FDB" w:rsidRDefault="006D1860" w:rsidP="003815C8">
      <w:pPr>
        <w:pStyle w:val="Beschriftung"/>
        <w:spacing w:after="0" w:line="240" w:lineRule="auto"/>
        <w:jc w:val="center"/>
        <w:rPr>
          <w:b w:val="0"/>
          <w:bCs w:val="0"/>
          <w:sz w:val="24"/>
          <w:szCs w:val="24"/>
        </w:rPr>
      </w:pPr>
      <w:r w:rsidRPr="00B13FDB">
        <w:rPr>
          <w:sz w:val="24"/>
          <w:szCs w:val="24"/>
        </w:rPr>
        <w:t xml:space="preserve">Abbildung </w:t>
      </w:r>
      <w:ins w:id="64" w:author="Zelgai Nemati" w:date="2021-12-08T17:13:00Z">
        <w:r w:rsidR="00696422" w:rsidRPr="00B13FDB">
          <w:rPr>
            <w:sz w:val="24"/>
            <w:szCs w:val="24"/>
          </w:rPr>
          <w:t>3</w:t>
        </w:r>
      </w:ins>
      <w:del w:id="65" w:author="Zelgai Nemati" w:date="2021-12-08T17:13:00Z">
        <w:r w:rsidR="007F38CE" w:rsidRPr="00B13FDB" w:rsidDel="00696422">
          <w:rPr>
            <w:sz w:val="24"/>
            <w:szCs w:val="24"/>
          </w:rPr>
          <w:fldChar w:fldCharType="begin"/>
        </w:r>
        <w:r w:rsidR="007F38CE" w:rsidRPr="00B13FDB" w:rsidDel="00696422">
          <w:rPr>
            <w:sz w:val="24"/>
            <w:szCs w:val="24"/>
          </w:rPr>
          <w:delInstrText xml:space="preserve"> STYLEREF 1 \s </w:delInstrText>
        </w:r>
        <w:r w:rsidR="007F38CE" w:rsidRPr="00B13FDB" w:rsidDel="00696422">
          <w:rPr>
            <w:sz w:val="24"/>
            <w:szCs w:val="24"/>
          </w:rPr>
          <w:fldChar w:fldCharType="separate"/>
        </w:r>
        <w:r w:rsidR="006C4A16" w:rsidRPr="00B13FDB" w:rsidDel="00696422">
          <w:rPr>
            <w:noProof/>
            <w:sz w:val="24"/>
            <w:szCs w:val="24"/>
          </w:rPr>
          <w:delText>2</w:delText>
        </w:r>
        <w:r w:rsidR="007F38CE" w:rsidRPr="00B13FDB" w:rsidDel="00696422">
          <w:rPr>
            <w:noProof/>
            <w:sz w:val="24"/>
            <w:szCs w:val="24"/>
          </w:rPr>
          <w:fldChar w:fldCharType="end"/>
        </w:r>
      </w:del>
      <w:r w:rsidR="006C4A16" w:rsidRPr="00B13FDB">
        <w:rPr>
          <w:sz w:val="24"/>
          <w:szCs w:val="24"/>
        </w:rPr>
        <w:noBreakHyphen/>
      </w:r>
      <w:r w:rsidR="00AF7723" w:rsidRPr="00B13FDB">
        <w:rPr>
          <w:sz w:val="24"/>
          <w:szCs w:val="24"/>
        </w:rPr>
        <w:fldChar w:fldCharType="begin"/>
      </w:r>
      <w:r w:rsidR="00AF7723" w:rsidRPr="00B13FDB">
        <w:rPr>
          <w:sz w:val="24"/>
          <w:szCs w:val="24"/>
        </w:rPr>
        <w:instrText xml:space="preserve"> SEQ Abbildung \* ARABIC \s 1 </w:instrText>
      </w:r>
      <w:r w:rsidR="00AF7723" w:rsidRPr="00B13FDB">
        <w:rPr>
          <w:sz w:val="24"/>
          <w:szCs w:val="24"/>
        </w:rPr>
        <w:fldChar w:fldCharType="separate"/>
      </w:r>
      <w:r w:rsidR="00C541EA">
        <w:rPr>
          <w:noProof/>
          <w:sz w:val="24"/>
          <w:szCs w:val="24"/>
        </w:rPr>
        <w:t>1</w:t>
      </w:r>
      <w:r w:rsidR="00AF7723" w:rsidRPr="00B13FDB">
        <w:rPr>
          <w:noProof/>
          <w:sz w:val="24"/>
          <w:szCs w:val="24"/>
        </w:rPr>
        <w:fldChar w:fldCharType="end"/>
      </w:r>
      <w:r w:rsidRPr="00B13FDB">
        <w:rPr>
          <w:sz w:val="24"/>
          <w:szCs w:val="24"/>
        </w:rPr>
        <w:t xml:space="preserve"> </w:t>
      </w:r>
      <w:r w:rsidR="00B008FA" w:rsidRPr="00B13FDB">
        <w:rPr>
          <w:b w:val="0"/>
          <w:bCs w:val="0"/>
          <w:sz w:val="24"/>
          <w:szCs w:val="24"/>
        </w:rPr>
        <w:t xml:space="preserve">Auswertung der Installationsdaten vom Offshore Windpark: </w:t>
      </w:r>
    </w:p>
    <w:p w14:paraId="0B49423F" w14:textId="77777777" w:rsidR="00C262BB" w:rsidRPr="005D3280" w:rsidRDefault="00B008FA" w:rsidP="00C262BB">
      <w:pPr>
        <w:pStyle w:val="Beschriftung"/>
        <w:spacing w:after="0" w:line="240" w:lineRule="auto"/>
        <w:jc w:val="center"/>
        <w:rPr>
          <w:b w:val="0"/>
          <w:bCs w:val="0"/>
          <w:sz w:val="24"/>
          <w:szCs w:val="24"/>
        </w:rPr>
      </w:pPr>
      <w:r w:rsidRPr="005D3280">
        <w:rPr>
          <w:b w:val="0"/>
          <w:bCs w:val="0"/>
          <w:sz w:val="24"/>
          <w:szCs w:val="24"/>
        </w:rPr>
        <w:t>„Trianel Windpark Borkum 2“</w:t>
      </w:r>
      <w:r w:rsidR="009C000C" w:rsidRPr="005D3280">
        <w:rPr>
          <w:b w:val="0"/>
          <w:bCs w:val="0"/>
          <w:sz w:val="24"/>
          <w:szCs w:val="24"/>
        </w:rPr>
        <w:t xml:space="preserve"> [</w:t>
      </w:r>
      <w:r w:rsidR="00A1288B" w:rsidRPr="005D3280">
        <w:rPr>
          <w:b w:val="0"/>
          <w:bCs w:val="0"/>
          <w:sz w:val="24"/>
          <w:szCs w:val="24"/>
        </w:rPr>
        <w:t>5</w:t>
      </w:r>
      <w:r w:rsidR="009C000C" w:rsidRPr="005D3280">
        <w:rPr>
          <w:b w:val="0"/>
          <w:bCs w:val="0"/>
          <w:sz w:val="24"/>
          <w:szCs w:val="24"/>
        </w:rPr>
        <w:t>]</w:t>
      </w:r>
      <w:r w:rsidR="008C626F" w:rsidRPr="005D3280">
        <w:rPr>
          <w:b w:val="0"/>
          <w:bCs w:val="0"/>
          <w:sz w:val="24"/>
          <w:szCs w:val="24"/>
        </w:rPr>
        <w:t>.</w:t>
      </w:r>
      <w:r w:rsidR="00C262BB" w:rsidRPr="005D3280">
        <w:rPr>
          <w:b w:val="0"/>
          <w:bCs w:val="0"/>
          <w:sz w:val="24"/>
          <w:szCs w:val="24"/>
        </w:rPr>
        <w:t xml:space="preserve"> </w:t>
      </w:r>
    </w:p>
    <w:p w14:paraId="646158B2" w14:textId="22394CEF" w:rsidR="00C262BB" w:rsidRPr="00C262BB" w:rsidRDefault="00C262BB" w:rsidP="00C262BB">
      <w:pPr>
        <w:pStyle w:val="Beschriftung"/>
        <w:spacing w:after="0" w:line="240" w:lineRule="auto"/>
        <w:jc w:val="center"/>
        <w:rPr>
          <w:b w:val="0"/>
          <w:bCs w:val="0"/>
          <w:sz w:val="24"/>
          <w:szCs w:val="24"/>
        </w:rPr>
      </w:pPr>
      <w:r w:rsidRPr="00C262BB">
        <w:rPr>
          <w:b w:val="0"/>
          <w:bCs w:val="0"/>
          <w:sz w:val="24"/>
          <w:szCs w:val="24"/>
        </w:rPr>
        <w:t>COG bezeichnet dabei den M</w:t>
      </w:r>
      <w:r>
        <w:rPr>
          <w:b w:val="0"/>
          <w:bCs w:val="0"/>
          <w:sz w:val="24"/>
          <w:szCs w:val="24"/>
        </w:rPr>
        <w:t>assenmittelpunkt eines Körpers.</w:t>
      </w:r>
    </w:p>
    <w:p w14:paraId="0A9A2D0C" w14:textId="150AA172" w:rsidR="00DB5D47" w:rsidRDefault="00955BC5" w:rsidP="00DB5D47">
      <w:pPr>
        <w:pStyle w:val="berschrift2"/>
      </w:pPr>
      <w:bookmarkStart w:id="66" w:name="_Toc98853076"/>
      <w:r>
        <w:lastRenderedPageBreak/>
        <w:t>Prognosemodelle</w:t>
      </w:r>
      <w:bookmarkEnd w:id="66"/>
    </w:p>
    <w:p w14:paraId="60B9B991" w14:textId="50DF8C1F" w:rsidR="00905E75" w:rsidRPr="005F07D2" w:rsidRDefault="00070AB3" w:rsidP="00B80409">
      <w:r>
        <w:t>Um eine fundierte Auswahl der zu implementierenden Prognosemodelle zu gewährleisten, werden im Folgenden konkrete Kriterien aus der Charakteristik der Turmschwingungskinematik und der vorliegenden Problemstellung hergeleitet.</w:t>
      </w:r>
    </w:p>
    <w:p w14:paraId="2837A102" w14:textId="3715F737" w:rsidR="00B80409" w:rsidRPr="009326BB" w:rsidRDefault="00B80409" w:rsidP="00B80409">
      <w:pPr>
        <w:rPr>
          <w:b/>
          <w:bCs/>
        </w:rPr>
      </w:pPr>
      <w:r w:rsidRPr="009326BB">
        <w:rPr>
          <w:b/>
          <w:bCs/>
        </w:rPr>
        <w:t>Kriterium 1</w:t>
      </w:r>
    </w:p>
    <w:p w14:paraId="0A278D21" w14:textId="1E193DAA" w:rsidR="00B80409" w:rsidRDefault="00B80409" w:rsidP="00B80409">
      <w:r>
        <w:t>Wie bereits im Kapitel 3.1 beschrieben wurde, wird davon ausgegangen, dass es sich bei den Umwelteinflüssen um zufällige Störgrößen</w:t>
      </w:r>
      <w:r w:rsidR="002A10AD">
        <w:t xml:space="preserve"> bzw. stochastische Prozesse</w:t>
      </w:r>
      <w:r>
        <w:t xml:space="preserve"> handelt. </w:t>
      </w:r>
      <w:r w:rsidR="004737B0">
        <w:t xml:space="preserve">Diese zufälligen Störgrößen können zu einer zeitlich verschiedenen Charakteristiken des Schwingungssignals führen. </w:t>
      </w:r>
      <w:r w:rsidR="009326BB">
        <w:t xml:space="preserve">Deshalb sollte ein gewähltes Prognosemodell dazu in der Lage sein sich </w:t>
      </w:r>
      <w:r w:rsidR="004737B0">
        <w:t xml:space="preserve">diesbezüglich </w:t>
      </w:r>
      <w:r w:rsidR="009326BB">
        <w:t>zeitlich verändernde Eigenschaften des Schwingungssignals berücksichtigen zu können.</w:t>
      </w:r>
    </w:p>
    <w:p w14:paraId="50A0214C" w14:textId="5F88D7CB" w:rsidR="009326BB" w:rsidRPr="009326BB" w:rsidRDefault="009326BB" w:rsidP="00B80409">
      <w:pPr>
        <w:rPr>
          <w:b/>
          <w:bCs/>
        </w:rPr>
      </w:pPr>
      <w:r w:rsidRPr="009326BB">
        <w:rPr>
          <w:b/>
          <w:bCs/>
        </w:rPr>
        <w:t>Kriterium 2</w:t>
      </w:r>
    </w:p>
    <w:p w14:paraId="1FCB7AE3" w14:textId="2885AA7A" w:rsidR="009326BB" w:rsidRDefault="005620C1" w:rsidP="00B80409">
      <w:r>
        <w:t>Im Kapitel 3.1 wurde erläutert, dass die Stationarität der zu analysierenden Zeitreihen nicht bewertet wird. Deshalb sollte ein gewähltes Prognosemodell auch keine speziellen Anforderungen an die Stationarität der Zeitreihendaten stellen.</w:t>
      </w:r>
    </w:p>
    <w:p w14:paraId="09FACAFA" w14:textId="4C55F326" w:rsidR="009326BB" w:rsidRPr="009326BB" w:rsidRDefault="009326BB" w:rsidP="00B80409">
      <w:pPr>
        <w:rPr>
          <w:b/>
          <w:bCs/>
        </w:rPr>
      </w:pPr>
      <w:r w:rsidRPr="009326BB">
        <w:rPr>
          <w:b/>
          <w:bCs/>
        </w:rPr>
        <w:t>Kriterium 3</w:t>
      </w:r>
    </w:p>
    <w:p w14:paraId="185DC9F4" w14:textId="59B8D18B" w:rsidR="009326BB" w:rsidRDefault="009326BB" w:rsidP="00B80409">
      <w:r>
        <w:t>Nachdem das Modell validiert und die notwendigen Prognoseparameter optimiert wurden, sollte die Berechnung sehr schnell sein, speziell vor dem Hintergrund der Contact Elements for IoT Integration.</w:t>
      </w:r>
    </w:p>
    <w:p w14:paraId="224B945E" w14:textId="36F96627" w:rsidR="009326BB" w:rsidRDefault="009326BB" w:rsidP="00B80409">
      <w:pPr>
        <w:rPr>
          <w:b/>
          <w:bCs/>
        </w:rPr>
      </w:pPr>
      <w:r w:rsidRPr="009326BB">
        <w:rPr>
          <w:b/>
          <w:bCs/>
        </w:rPr>
        <w:t>Kriterium 4</w:t>
      </w:r>
    </w:p>
    <w:p w14:paraId="49BE5C13" w14:textId="77777777" w:rsidR="00701E9F" w:rsidRDefault="009326BB" w:rsidP="00727B50">
      <w:r>
        <w:t>Das gewählte Prognosemodell sollte</w:t>
      </w:r>
      <w:r w:rsidR="002D7AEE">
        <w:t xml:space="preserve"> </w:t>
      </w:r>
      <w:r>
        <w:t>präzise Ergebnisse</w:t>
      </w:r>
      <w:r w:rsidR="002D7AEE">
        <w:t xml:space="preserve"> </w:t>
      </w:r>
      <w:r w:rsidR="004130D2">
        <w:t>für die Strukturkinematikprognose liefern</w:t>
      </w:r>
      <w:r w:rsidR="002D7AEE">
        <w:t>.</w:t>
      </w:r>
    </w:p>
    <w:p w14:paraId="0B0C923E" w14:textId="45BBD2B8" w:rsidR="00701E9F" w:rsidRDefault="00701E9F" w:rsidP="00727B50"/>
    <w:p w14:paraId="518FB0B0" w14:textId="77777777" w:rsidR="005F07D2" w:rsidRDefault="005F07D2" w:rsidP="00727B50"/>
    <w:p w14:paraId="5BA4A094" w14:textId="5E85DD1B" w:rsidR="00144BBE" w:rsidRDefault="00144BBE" w:rsidP="00727B50">
      <w:r>
        <w:t xml:space="preserve">In den folgenden fünf Unterkapiteln werden das ARIMA, SARIMA und Prophet-Prognosemodell theoretisch eingeführt. </w:t>
      </w:r>
      <w:r w:rsidR="00701E9F">
        <w:t>Kapitel 3.2.1 und 3.2.2 beziehen sich dabei auf Subkomponenten des ARIMA und SARIMA-Prognosemodelltyps.</w:t>
      </w:r>
    </w:p>
    <w:p w14:paraId="09FCC526" w14:textId="6D243A5F" w:rsidR="00DB5D47" w:rsidRDefault="00DB5D47" w:rsidP="00DB5D47">
      <w:pPr>
        <w:pStyle w:val="berschrift3"/>
      </w:pPr>
      <w:bookmarkStart w:id="67" w:name="_Toc98853077"/>
      <w:r>
        <w:lastRenderedPageBreak/>
        <w:t>Autoregression (AR)</w:t>
      </w:r>
      <w:bookmarkEnd w:id="67"/>
    </w:p>
    <w:p w14:paraId="55AACA39" w14:textId="282E8672" w:rsidR="006000BC" w:rsidRDefault="00ED6B7D" w:rsidP="00E95994">
      <w:r>
        <w:t>Autoregressive</w:t>
      </w:r>
      <w:r w:rsidR="001E0836">
        <w:t>-</w:t>
      </w:r>
      <w:r w:rsidR="00F811D7">
        <w:t>Prognosemodelle</w:t>
      </w:r>
      <w:r w:rsidR="006775FC">
        <w:t>, abgekürzt AR-</w:t>
      </w:r>
      <w:r w:rsidR="00156DE7">
        <w:t>Prognosemodelle, stellen die einfachste Schätzmethode dar</w:t>
      </w:r>
      <w:r w:rsidR="00CD492E">
        <w:t xml:space="preserve"> und können nur </w:t>
      </w:r>
      <w:r w:rsidR="00DA4336">
        <w:t>auf stationäre Datensätze angewandt werden</w:t>
      </w:r>
      <w:r w:rsidR="00150664">
        <w:t xml:space="preserve"> [</w:t>
      </w:r>
      <w:r w:rsidR="00144BBE">
        <w:t>13</w:t>
      </w:r>
      <w:r w:rsidR="00D660F8">
        <w:t xml:space="preserve"> (Seite 23-26)</w:t>
      </w:r>
      <w:r w:rsidR="00150664">
        <w:t>]</w:t>
      </w:r>
      <w:r w:rsidR="00043286">
        <w:t>[</w:t>
      </w:r>
      <w:r w:rsidR="00144BBE">
        <w:t>14</w:t>
      </w:r>
      <w:r w:rsidR="00D660F8">
        <w:t xml:space="preserve"> (Seite 61)</w:t>
      </w:r>
      <w:r w:rsidR="00043286">
        <w:t>]</w:t>
      </w:r>
      <w:r w:rsidR="00B97DCA">
        <w:t>.</w:t>
      </w:r>
      <w:r w:rsidR="00982F2F">
        <w:t xml:space="preserve"> </w:t>
      </w:r>
      <w:r w:rsidR="007A7579">
        <w:t xml:space="preserve">AR-Modelle </w:t>
      </w:r>
      <w:r w:rsidR="00B816E5">
        <w:t>prognostizieren zukünftige Parameterwerte, anhand der vergangenen Werte</w:t>
      </w:r>
      <w:r w:rsidR="0000419A">
        <w:t>, welche</w:t>
      </w:r>
      <w:r w:rsidR="00FE5068">
        <w:t xml:space="preserve"> im Fachjargon</w:t>
      </w:r>
      <w:r w:rsidR="00C1169C">
        <w:t xml:space="preserve"> bzw. in der einschlägigen Literatur</w:t>
      </w:r>
      <w:r w:rsidR="00FE5068">
        <w:t xml:space="preserve"> auch </w:t>
      </w:r>
      <w:r w:rsidR="00982F2F">
        <w:t xml:space="preserve">als </w:t>
      </w:r>
      <w:r w:rsidR="00FE5068">
        <w:t xml:space="preserve">„Lags“ </w:t>
      </w:r>
      <w:r w:rsidR="00982F2F">
        <w:t>bezeichnet</w:t>
      </w:r>
      <w:r w:rsidR="0000419A">
        <w:t xml:space="preserve"> werden</w:t>
      </w:r>
      <w:r w:rsidR="00150664">
        <w:t xml:space="preserve"> [</w:t>
      </w:r>
      <w:r w:rsidR="00144BBE">
        <w:t>13</w:t>
      </w:r>
      <w:r w:rsidR="00031E5A">
        <w:t xml:space="preserve"> (Seite 21)</w:t>
      </w:r>
      <w:r w:rsidR="00150664">
        <w:t>]</w:t>
      </w:r>
      <w:r w:rsidR="00043286">
        <w:t>[</w:t>
      </w:r>
      <w:r w:rsidR="00144BBE">
        <w:t>14</w:t>
      </w:r>
      <w:r w:rsidR="00031E5A">
        <w:t xml:space="preserve"> (Seite 11)</w:t>
      </w:r>
      <w:r w:rsidR="00043286">
        <w:t>]</w:t>
      </w:r>
      <w:r w:rsidR="00FE5068">
        <w:t>.</w:t>
      </w:r>
      <w:r w:rsidR="001550E0">
        <w:t xml:space="preserve"> Diese Abhängigkeit zu vergangenen Werten (bzw. der Einfluss der vergangenen auf zukünftige Werte) kann der nachfolgenden Abbildung </w:t>
      </w:r>
      <w:ins w:id="68" w:author="Zelgai Nemati" w:date="2021-12-08T17:13:00Z">
        <w:r w:rsidR="00696422">
          <w:t>3</w:t>
        </w:r>
      </w:ins>
      <w:del w:id="69" w:author="Zelgai Nemati" w:date="2021-12-08T17:13:00Z">
        <w:r w:rsidR="001550E0" w:rsidDel="00696422">
          <w:delText>2</w:delText>
        </w:r>
      </w:del>
      <w:r w:rsidR="001550E0">
        <w:t>-2 entnommen werden.</w:t>
      </w:r>
    </w:p>
    <w:p w14:paraId="24C800A5" w14:textId="73BCB8D0" w:rsidR="006000BC" w:rsidRDefault="006210E1" w:rsidP="00422C98">
      <w:pPr>
        <w:keepNext/>
        <w:spacing w:before="240" w:after="0"/>
        <w:jc w:val="center"/>
      </w:pPr>
      <w:r>
        <w:rPr>
          <w:noProof/>
        </w:rPr>
        <w:drawing>
          <wp:inline distT="0" distB="0" distL="0" distR="0" wp14:anchorId="2A0AFCF3" wp14:editId="1D02EA4E">
            <wp:extent cx="3960295" cy="1474237"/>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3707" cy="1490397"/>
                    </a:xfrm>
                    <a:prstGeom prst="rect">
                      <a:avLst/>
                    </a:prstGeom>
                  </pic:spPr>
                </pic:pic>
              </a:graphicData>
            </a:graphic>
          </wp:inline>
        </w:drawing>
      </w:r>
    </w:p>
    <w:p w14:paraId="5D191ADA" w14:textId="13D722A3" w:rsidR="009B152F" w:rsidRPr="009B152F" w:rsidRDefault="006000BC" w:rsidP="00A25105">
      <w:pPr>
        <w:pStyle w:val="Beschriftung"/>
        <w:jc w:val="center"/>
        <w:rPr>
          <w:b w:val="0"/>
          <w:bCs w:val="0"/>
        </w:rPr>
      </w:pPr>
      <w:r>
        <w:t xml:space="preserve">Abbildung </w:t>
      </w:r>
      <w:ins w:id="70" w:author="Zelgai Nemati" w:date="2021-12-08T17:13:00Z">
        <w:r w:rsidR="00696422">
          <w:t>3</w:t>
        </w:r>
      </w:ins>
      <w:del w:id="71" w:author="Zelgai Nemati" w:date="2021-12-08T17:13:00Z">
        <w:r w:rsidR="007F38CE" w:rsidDel="00696422">
          <w:fldChar w:fldCharType="begin"/>
        </w:r>
        <w:r w:rsidR="007F38CE" w:rsidDel="00696422">
          <w:delInstrText xml:space="preserve"> STYLEREF 1 \s </w:delInstrText>
        </w:r>
        <w:r w:rsidR="007F38CE" w:rsidDel="00696422">
          <w:fldChar w:fldCharType="separate"/>
        </w:r>
        <w:r w:rsidR="006C4A16" w:rsidDel="00696422">
          <w:rPr>
            <w:noProof/>
          </w:rPr>
          <w:delText>2</w:delText>
        </w:r>
        <w:r w:rsidR="007F38CE" w:rsidDel="00696422">
          <w:rPr>
            <w:noProof/>
          </w:rPr>
          <w:fldChar w:fldCharType="end"/>
        </w:r>
      </w:del>
      <w:r w:rsidR="006C4A16">
        <w:noBreakHyphen/>
      </w:r>
      <w:fldSimple w:instr=" SEQ Abbildung \* ARABIC \s 1 ">
        <w:r w:rsidR="00C541EA">
          <w:rPr>
            <w:noProof/>
          </w:rPr>
          <w:t>2</w:t>
        </w:r>
      </w:fldSimple>
      <w:r>
        <w:t xml:space="preserve"> </w:t>
      </w:r>
      <w:r w:rsidR="001C2382">
        <w:rPr>
          <w:b w:val="0"/>
          <w:bCs w:val="0"/>
        </w:rPr>
        <w:t xml:space="preserve">AR-Modell </w:t>
      </w:r>
      <w:r w:rsidR="007A7579">
        <w:rPr>
          <w:b w:val="0"/>
          <w:bCs w:val="0"/>
        </w:rPr>
        <w:t>Funktionsweise</w:t>
      </w:r>
      <w:r w:rsidR="002D4B0C">
        <w:rPr>
          <w:b w:val="0"/>
          <w:bCs w:val="0"/>
        </w:rPr>
        <w:t>.</w:t>
      </w:r>
    </w:p>
    <w:p w14:paraId="1373EC9B" w14:textId="5E4A9EC2" w:rsidR="00C028E7" w:rsidRDefault="00C028E7" w:rsidP="00422C98">
      <w:pPr>
        <w:spacing w:after="0"/>
      </w:pPr>
      <w:r>
        <w:t>Ein AR</w:t>
      </w:r>
      <w:r w:rsidR="001E0836">
        <w:t>-</w:t>
      </w:r>
      <w:r>
        <w:t>Modell erster Ordnung bzw</w:t>
      </w:r>
      <w:r w:rsidRPr="00337CA3">
        <w:rPr>
          <w:i/>
          <w:iCs/>
        </w:rPr>
        <w:t xml:space="preserve">. </w:t>
      </w:r>
      <w:r w:rsidR="00C1186B" w:rsidRPr="00337CA3">
        <w:rPr>
          <w:i/>
          <w:iCs/>
        </w:rPr>
        <w:t>AR</w:t>
      </w:r>
      <w:r w:rsidR="00FA56B8" w:rsidRPr="00337CA3">
        <w:rPr>
          <w:i/>
          <w:iCs/>
        </w:rPr>
        <w:t>(</w:t>
      </w:r>
      <w:r w:rsidR="006D7F19" w:rsidRPr="00337CA3">
        <w:rPr>
          <w:i/>
          <w:iCs/>
        </w:rPr>
        <w:t>1)</w:t>
      </w:r>
      <w:r w:rsidR="006D7F19">
        <w:t xml:space="preserve"> Modell </w:t>
      </w:r>
      <w:r w:rsidR="00A25105">
        <w:t>wird durch die folgende Formel beschrieben</w:t>
      </w:r>
      <w:r w:rsidR="00CA56AF">
        <w:t xml:space="preserve"> [</w:t>
      </w:r>
      <w:r w:rsidR="00144BBE">
        <w:t>13</w:t>
      </w:r>
      <w:r w:rsidR="00191E0F">
        <w:t xml:space="preserve"> (Seite 23)</w:t>
      </w:r>
      <w:r w:rsidR="00CA56AF">
        <w:t>][</w:t>
      </w:r>
      <w:r w:rsidR="00144BBE">
        <w:t>14</w:t>
      </w:r>
      <w:r w:rsidR="00191E0F">
        <w:t xml:space="preserve"> (Seite 61)</w:t>
      </w:r>
      <w:r w:rsidR="00CA56AF">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9B152F" w14:paraId="08E80E5F" w14:textId="508ABF67" w:rsidTr="009B152F">
        <w:tc>
          <w:tcPr>
            <w:tcW w:w="236" w:type="dxa"/>
          </w:tcPr>
          <w:p w14:paraId="3812DCBB" w14:textId="77777777"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6AAB106" w14:textId="55B1AE70" w:rsidR="009B152F" w:rsidRDefault="00E2236A" w:rsidP="00422C98">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1D560AC6" w14:textId="1BA5D469"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r>
              <w:t>(3-1)</w:t>
            </w:r>
          </w:p>
        </w:tc>
        <w:tc>
          <w:tcPr>
            <w:tcW w:w="993" w:type="dxa"/>
          </w:tcPr>
          <w:p w14:paraId="75DDB46C" w14:textId="77777777"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37E5FA5D" w14:textId="48D97592" w:rsidR="00B60A64" w:rsidRDefault="00196CF0" w:rsidP="009B152F">
      <w:pPr>
        <w:spacing w:after="0"/>
      </w:pPr>
      <w:r>
        <w:t>Für dieses Autoregressionsmodell mit dem Grad 1, entspricht der</w:t>
      </w:r>
      <w:r w:rsidR="003C4712">
        <w:t xml:space="preserve"> </w:t>
      </w:r>
      <w:r w:rsidR="00191E0F">
        <w:t xml:space="preserve">zu </w:t>
      </w:r>
      <w:r w:rsidR="003C4712">
        <w:t>prognostizier</w:t>
      </w:r>
      <w:r w:rsidR="002D4B0C">
        <w:t>ende</w:t>
      </w:r>
      <w:r w:rsidR="003C4712">
        <w:t xml:space="preserve"> </w:t>
      </w:r>
      <w:r>
        <w:t xml:space="preserve">Parameterwert </w:t>
      </w:r>
      <w:r w:rsidR="003C4712" w:rsidRPr="003C4712">
        <w:rPr>
          <w:i/>
          <w:iCs/>
        </w:rPr>
        <w:t>y</w:t>
      </w:r>
      <w:r w:rsidR="003C4712" w:rsidRPr="003C4712">
        <w:rPr>
          <w:i/>
          <w:iCs/>
          <w:vertAlign w:val="subscript"/>
        </w:rPr>
        <w:t>t</w:t>
      </w:r>
      <w:r w:rsidR="00191E0F">
        <w:t xml:space="preserve"> </w:t>
      </w:r>
      <w:r>
        <w:t xml:space="preserve">der Summe aus </w:t>
      </w:r>
      <w:r w:rsidR="00A97984">
        <w:t xml:space="preserve">dem </w:t>
      </w:r>
      <w:r>
        <w:t>Mittelwert</w:t>
      </w:r>
      <w:r w:rsidR="003C4712">
        <w:t xml:space="preserve"> der Zeitreihe </w:t>
      </w:r>
      <w:r w:rsidR="003C4712" w:rsidRPr="00191E0F">
        <w:rPr>
          <w:rFonts w:cs="Arial"/>
          <w:i/>
          <w:iCs/>
        </w:rPr>
        <w:t>µ</w:t>
      </w:r>
      <w:r>
        <w:t xml:space="preserve">, </w:t>
      </w:r>
      <w:r w:rsidR="00A97984">
        <w:t xml:space="preserve">dem </w:t>
      </w:r>
      <w:r w:rsidR="00191E0F">
        <w:t xml:space="preserve">zum Zeitpunkt t-1 </w:t>
      </w:r>
      <w:r>
        <w:t>gewichtete</w:t>
      </w:r>
      <w:r w:rsidR="00A97984">
        <w:t>n</w:t>
      </w:r>
      <w:r>
        <w:t xml:space="preserve"> Parameterwert </w:t>
      </w:r>
      <w:r w:rsidR="00191E0F" w:rsidRPr="00191E0F">
        <w:rPr>
          <w:rFonts w:cs="Arial"/>
          <w:i/>
          <w:iCs/>
        </w:rPr>
        <w:t>Φ</w:t>
      </w:r>
      <w:r w:rsidR="00191E0F" w:rsidRPr="00191E0F">
        <w:rPr>
          <w:rFonts w:cs="Arial"/>
          <w:i/>
          <w:iCs/>
          <w:vertAlign w:val="subscript"/>
        </w:rPr>
        <w:t>1</w:t>
      </w:r>
      <w:r w:rsidR="00191E0F" w:rsidRPr="00191E0F">
        <w:rPr>
          <w:rFonts w:cs="Arial"/>
          <w:i/>
          <w:iCs/>
        </w:rPr>
        <w:t xml:space="preserve"> * y</w:t>
      </w:r>
      <w:r w:rsidR="00191E0F" w:rsidRPr="00191E0F">
        <w:rPr>
          <w:rFonts w:cs="Arial"/>
          <w:i/>
          <w:iCs/>
          <w:vertAlign w:val="subscript"/>
        </w:rPr>
        <w:t>t-1</w:t>
      </w:r>
      <w:r w:rsidR="00191E0F">
        <w:t xml:space="preserve"> </w:t>
      </w:r>
      <w:r>
        <w:t>und einem Fehlerwert</w:t>
      </w:r>
      <w:r w:rsidR="005D2805">
        <w:t xml:space="preserve"> </w:t>
      </w:r>
      <w:r w:rsidR="005D2805" w:rsidRPr="00A25105">
        <w:rPr>
          <w:i/>
          <w:iCs/>
        </w:rPr>
        <w:t>e</w:t>
      </w:r>
      <w:r w:rsidR="00191E0F">
        <w:rPr>
          <w:i/>
          <w:iCs/>
          <w:vertAlign w:val="subscript"/>
        </w:rPr>
        <w:t>t</w:t>
      </w:r>
      <w:r w:rsidR="00A97984">
        <w:t xml:space="preserve">, welcher in der </w:t>
      </w:r>
      <w:r w:rsidR="00D803C3">
        <w:t xml:space="preserve">einschlägigen </w:t>
      </w:r>
      <w:r w:rsidR="00A97984">
        <w:t xml:space="preserve">Literatur auch als „White-Noise“ bezeichnet </w:t>
      </w:r>
      <w:r w:rsidR="00A97984" w:rsidRPr="00A97984">
        <w:t xml:space="preserve">wird </w:t>
      </w:r>
      <w:r w:rsidR="009F538A">
        <w:t>[13]</w:t>
      </w:r>
      <w:r w:rsidR="00A97984">
        <w:t xml:space="preserve"> </w:t>
      </w:r>
      <w:r w:rsidR="009F538A">
        <w:t>[14]</w:t>
      </w:r>
      <w:r w:rsidRPr="00A97984">
        <w:t>.</w:t>
      </w:r>
    </w:p>
    <w:p w14:paraId="22429FDD" w14:textId="7C39D691" w:rsidR="00A97984" w:rsidRDefault="00A97984" w:rsidP="00422C98">
      <w:pPr>
        <w:spacing w:after="0"/>
      </w:pPr>
      <w:r>
        <w:t>Diese mathematische Definition des eingeführten Prognosemodelltyps, lässt sich auch auf beliebig viele Lags erweitern</w:t>
      </w:r>
      <w:r w:rsidR="0022164F">
        <w:t xml:space="preserve"> und ist </w:t>
      </w:r>
      <w:r>
        <w:t xml:space="preserve">somit </w:t>
      </w:r>
      <w:r w:rsidR="0022164F">
        <w:t>nicht wie in Formel 3-1 auf einen Lag beschränkt.</w:t>
      </w:r>
      <w:r>
        <w:t xml:space="preserve"> Eine allgemeine Definition für</w:t>
      </w:r>
      <w:r w:rsidRPr="00D803C3">
        <w:rPr>
          <w:i/>
          <w:iCs/>
        </w:rPr>
        <w:t xml:space="preserve"> i </w:t>
      </w:r>
      <w:r>
        <w:t xml:space="preserve">Lags, ist </w:t>
      </w:r>
      <w:r w:rsidR="00D13502">
        <w:t>der Formel 3-2 zu entnehmen [</w:t>
      </w:r>
      <w:r w:rsidR="00144BBE">
        <w:t>13</w:t>
      </w:r>
      <w:r w:rsidR="00031E5A">
        <w:t xml:space="preserve"> (Seite 25-26)</w:t>
      </w:r>
      <w:r w:rsidR="00043286">
        <w:t>][</w:t>
      </w:r>
      <w:r w:rsidR="00144BBE">
        <w:t>14</w:t>
      </w:r>
      <w:r w:rsidR="00D91B9C">
        <w:t xml:space="preserve"> (Seite 61)</w:t>
      </w:r>
      <w:r w:rsidR="00D13502">
        <w:t>]</w:t>
      </w:r>
      <w:r w:rsidR="001969A0">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1969A0" w14:paraId="58DE18D5" w14:textId="77777777" w:rsidTr="007C4204">
        <w:tc>
          <w:tcPr>
            <w:tcW w:w="236" w:type="dxa"/>
          </w:tcPr>
          <w:p w14:paraId="2E8ECE84" w14:textId="77777777"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37957D0A" w14:textId="0BF2180B" w:rsidR="001969A0" w:rsidRDefault="00E2236A" w:rsidP="00422C98">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t-j</m:t>
                            </m:r>
                          </m:sub>
                        </m:sSub>
                      </m:e>
                    </m:nary>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7CEAAF5D" w14:textId="26BE9349"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874EB">
              <w:t>2</w:t>
            </w:r>
            <w:r>
              <w:t>)</w:t>
            </w:r>
          </w:p>
        </w:tc>
        <w:tc>
          <w:tcPr>
            <w:tcW w:w="993" w:type="dxa"/>
          </w:tcPr>
          <w:p w14:paraId="52566E9B" w14:textId="77777777"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291D1E65" w14:textId="573B0A3E" w:rsidR="00CD6D20" w:rsidRDefault="00665890" w:rsidP="009B152F">
      <w:pPr>
        <w:spacing w:after="0"/>
      </w:pPr>
      <w:r>
        <w:t>Bei</w:t>
      </w:r>
      <w:r w:rsidR="0022164F">
        <w:t xml:space="preserve"> der Auswahl des AR</w:t>
      </w:r>
      <w:r w:rsidR="00D660F8">
        <w:t>-</w:t>
      </w:r>
      <w:r w:rsidR="0022164F">
        <w:t xml:space="preserve">Modells bzw. bei der Bestimmung des optimalen Komplexitätsgrads </w:t>
      </w:r>
      <w:r>
        <w:t xml:space="preserve">gibt es </w:t>
      </w:r>
      <w:r w:rsidR="0022164F">
        <w:t>ein</w:t>
      </w:r>
      <w:r>
        <w:t>en</w:t>
      </w:r>
      <w:r w:rsidR="0022164F">
        <w:t xml:space="preserve"> Grundsatz. Dieser</w:t>
      </w:r>
      <w:r w:rsidR="00196CF0">
        <w:t xml:space="preserve"> Grundsatz </w:t>
      </w:r>
      <w:r w:rsidR="00A25105">
        <w:t>besagt</w:t>
      </w:r>
      <w:r w:rsidR="00196CF0">
        <w:t xml:space="preserve">, dass wenn zwei Prognosemodelle die beinahe gleiche </w:t>
      </w:r>
      <w:r w:rsidR="00C71940">
        <w:t>G</w:t>
      </w:r>
      <w:r w:rsidR="00196CF0">
        <w:t>enauigkeit der Prognose hervorbringen, das Modell mit dem niedrigere</w:t>
      </w:r>
      <w:r w:rsidR="00CD6D20">
        <w:t>n</w:t>
      </w:r>
      <w:r w:rsidR="00196CF0">
        <w:t xml:space="preserve"> Grad bzw. </w:t>
      </w:r>
      <w:r w:rsidR="00A25105">
        <w:t xml:space="preserve">der niedrigeren </w:t>
      </w:r>
      <w:r w:rsidR="00196CF0">
        <w:t>Komplexitätsstufe verwendet</w:t>
      </w:r>
      <w:r w:rsidR="00CD6D20">
        <w:t xml:space="preserve"> wir</w:t>
      </w:r>
      <w:r w:rsidR="00CD6D20" w:rsidRPr="00D13502">
        <w:t>d</w:t>
      </w:r>
      <w:r w:rsidR="00FC245E" w:rsidRPr="00D13502">
        <w:t>.</w:t>
      </w:r>
    </w:p>
    <w:p w14:paraId="3D7386ED" w14:textId="19393907" w:rsidR="0017260B" w:rsidRPr="009B152F" w:rsidRDefault="00422C98" w:rsidP="00422C98">
      <w:pPr>
        <w:spacing w:after="0"/>
        <w:rPr>
          <w:b/>
          <w:bCs/>
        </w:rPr>
      </w:pPr>
      <w:r>
        <w:t>Diese</w:t>
      </w:r>
      <w:r w:rsidR="00CD6D20">
        <w:t xml:space="preserve"> </w:t>
      </w:r>
      <w:r w:rsidR="00A25105">
        <w:t>Abwägung</w:t>
      </w:r>
      <w:r w:rsidR="00CD6D20">
        <w:t xml:space="preserve"> zwischen einer möglichst niedrigen Komplexität und einer möglichst hohen Genauigkeit des </w:t>
      </w:r>
      <w:r w:rsidR="00A25105">
        <w:t>Prognosem</w:t>
      </w:r>
      <w:r w:rsidR="00CD6D20">
        <w:t>odells</w:t>
      </w:r>
      <w:r w:rsidR="00E30AEA">
        <w:t xml:space="preserve"> und der sich daraus ableitenden Frage</w:t>
      </w:r>
      <w:r w:rsidR="00A25105">
        <w:t>stellung</w:t>
      </w:r>
      <w:r w:rsidR="00E30AEA">
        <w:t>, welche Lags mit in die Prognose einbezogen werden sollen</w:t>
      </w:r>
      <w:r w:rsidR="00CD6D20">
        <w:t xml:space="preserve">, wird </w:t>
      </w:r>
      <w:r w:rsidR="000660AD">
        <w:t xml:space="preserve">in späteren Kapiteln dieser Abschlussarbeit </w:t>
      </w:r>
      <w:r>
        <w:t>automatisch durch die verwendeten Algorithmen kalibriert.</w:t>
      </w:r>
    </w:p>
    <w:p w14:paraId="05BAC5FF" w14:textId="2FF35A94" w:rsidR="00CC2FAD" w:rsidRPr="00CC2FAD" w:rsidRDefault="0017260B" w:rsidP="00FC245E">
      <w:pPr>
        <w:spacing w:after="0"/>
      </w:pPr>
      <w:r>
        <w:t xml:space="preserve">Im </w:t>
      </w:r>
      <w:r w:rsidR="00E82047">
        <w:t>Rahmen dieser Abschlussarbeit wird kein AR</w:t>
      </w:r>
      <w:r w:rsidR="005174E3">
        <w:t>-</w:t>
      </w:r>
      <w:r w:rsidR="00E82047">
        <w:t>Prognosemodell verwendet, da das ARIMA</w:t>
      </w:r>
      <w:r w:rsidR="005174E3">
        <w:t>-</w:t>
      </w:r>
      <w:r w:rsidR="00E82047">
        <w:t xml:space="preserve">Modell (welches im </w:t>
      </w:r>
      <w:r>
        <w:t>Kapitel 3.2.3 theoretisch eingeführt</w:t>
      </w:r>
      <w:r w:rsidR="00E82047">
        <w:t xml:space="preserve"> wird) </w:t>
      </w:r>
      <w:r w:rsidR="0063005B">
        <w:t xml:space="preserve">auf diesem aufbaut und </w:t>
      </w:r>
      <w:r w:rsidR="00E82047">
        <w:t>erhebliche Vorteile gegenüber diesem Modelltyp hat.</w:t>
      </w:r>
      <w:r w:rsidR="00CC2FAD">
        <w:br w:type="page"/>
      </w:r>
    </w:p>
    <w:p w14:paraId="1831B7FB" w14:textId="2C106289" w:rsidR="000D750F" w:rsidRDefault="000D750F" w:rsidP="000D750F">
      <w:pPr>
        <w:pStyle w:val="berschrift3"/>
      </w:pPr>
      <w:bookmarkStart w:id="72" w:name="_Toc98853078"/>
      <w:r>
        <w:lastRenderedPageBreak/>
        <w:t xml:space="preserve">Moving-Average </w:t>
      </w:r>
      <w:r w:rsidR="000001FF">
        <w:t>(MA)</w:t>
      </w:r>
      <w:bookmarkEnd w:id="72"/>
    </w:p>
    <w:p w14:paraId="6CCA1EA5" w14:textId="6FB265D8" w:rsidR="00710A25" w:rsidRDefault="00A75069" w:rsidP="00CC2FAD">
      <w:pPr>
        <w:spacing w:after="0"/>
      </w:pPr>
      <w:r>
        <w:t xml:space="preserve">Moving-Average Prognosemodelle, abgekürzt MA-Prognosemodelle, </w:t>
      </w:r>
      <w:r w:rsidR="00AD0689">
        <w:t>sind ebenso wie AR-Modelle</w:t>
      </w:r>
      <w:r w:rsidR="00DE1552">
        <w:t xml:space="preserve"> nicht sehr komplex</w:t>
      </w:r>
      <w:r w:rsidR="00DA4336">
        <w:t xml:space="preserve"> und können ebenfalls nur auf stationäre Datensätze angewandt werden</w:t>
      </w:r>
      <w:r w:rsidR="00150664">
        <w:t xml:space="preserve"> </w:t>
      </w:r>
      <w:r w:rsidR="009F538A">
        <w:t>[13</w:t>
      </w:r>
      <w:r w:rsidR="00944964">
        <w:t xml:space="preserve"> (Seite 23)</w:t>
      </w:r>
      <w:r w:rsidR="009F538A">
        <w:t>][14</w:t>
      </w:r>
      <w:r w:rsidR="00944964">
        <w:t xml:space="preserve"> (Seite 78)</w:t>
      </w:r>
      <w:r w:rsidR="009F538A">
        <w:t>]</w:t>
      </w:r>
      <w:r w:rsidR="00CA56AF">
        <w:t xml:space="preserve">. </w:t>
      </w:r>
      <w:r w:rsidR="00F32E0E">
        <w:t>MA-Modelle prognostizieren nicht anhand der vergangenen Parameterwerte (so wie es AR-Modelle machen)</w:t>
      </w:r>
      <w:r w:rsidR="00B0266F">
        <w:t xml:space="preserve">, sie prognostizieren anhand der </w:t>
      </w:r>
      <w:r w:rsidR="008C1AE5">
        <w:t>vergangenen Fehlerwerte</w:t>
      </w:r>
      <w:r w:rsidR="00CA56AF">
        <w:t xml:space="preserve"> </w:t>
      </w:r>
      <w:r w:rsidR="009F538A">
        <w:t>[13</w:t>
      </w:r>
      <w:r w:rsidR="00905915">
        <w:t xml:space="preserve"> (Seite 23)</w:t>
      </w:r>
      <w:r w:rsidR="009F538A">
        <w:t>][14</w:t>
      </w:r>
      <w:r w:rsidR="00905915">
        <w:t xml:space="preserve"> (Seite 77-78)</w:t>
      </w:r>
      <w:r w:rsidR="009F538A">
        <w:t>]</w:t>
      </w:r>
      <w:r w:rsidR="00CA56AF">
        <w:t xml:space="preserve">. </w:t>
      </w:r>
      <w:r w:rsidR="00710A25">
        <w:t>Dazu kann man sich zwei</w:t>
      </w:r>
      <w:r w:rsidR="00D279BA">
        <w:t xml:space="preserve"> Graphen vorstellen. Einer bildet den tatsächlichen Verlauf ab und der </w:t>
      </w:r>
      <w:r w:rsidR="00043FC4">
        <w:t>andere bildet die Prognose dieser Werte ab. Nun wird für die Lags die</w:t>
      </w:r>
      <w:r w:rsidR="00A41B89">
        <w:t xml:space="preserve"> Differenz aus Prognosewert und tatsächlichem Wert berechnet</w:t>
      </w:r>
      <w:r w:rsidR="00BA3E89">
        <w:t xml:space="preserve">. </w:t>
      </w:r>
      <w:r w:rsidR="00F230CB">
        <w:t>Kalkuliert wird</w:t>
      </w:r>
      <w:r w:rsidR="00BA3E89">
        <w:t xml:space="preserve"> </w:t>
      </w:r>
      <w:r w:rsidR="008A7510">
        <w:t>ein</w:t>
      </w:r>
      <w:r w:rsidR="00BA3E89">
        <w:t xml:space="preserve"> Fehlerwert für </w:t>
      </w:r>
      <w:r w:rsidR="008A7510">
        <w:t>jeden zu betrachtenden</w:t>
      </w:r>
      <w:r w:rsidR="00BA3E89">
        <w:t xml:space="preserve"> Lag</w:t>
      </w:r>
      <w:r w:rsidR="008A7510">
        <w:t xml:space="preserve">. </w:t>
      </w:r>
      <w:r w:rsidR="00FC2D7C">
        <w:t xml:space="preserve">Für den </w:t>
      </w:r>
      <w:r w:rsidR="008A7510">
        <w:t>initialen Wert</w:t>
      </w:r>
      <w:r w:rsidR="00FC2D7C">
        <w:t xml:space="preserve"> einer Zeitreihe wird </w:t>
      </w:r>
      <w:r w:rsidR="004C3C18">
        <w:t xml:space="preserve">als Prognosewert der Durchschnitt aller Parameterwerte genommen. Dieses Vorgehen ist der folgenden Abbildung </w:t>
      </w:r>
      <w:ins w:id="73" w:author="Zelgai Nemati" w:date="2021-12-08T17:14:00Z">
        <w:r w:rsidR="00696422">
          <w:t>3</w:t>
        </w:r>
      </w:ins>
      <w:del w:id="74" w:author="Zelgai Nemati" w:date="2021-12-08T17:14:00Z">
        <w:r w:rsidR="004C3C18" w:rsidDel="00696422">
          <w:delText>2</w:delText>
        </w:r>
      </w:del>
      <w:r w:rsidR="004C3C18">
        <w:t>-3 zu entnehmen</w:t>
      </w:r>
      <w:r w:rsidR="000939B7">
        <w:t xml:space="preserve">, wo die tatsächlichen Werte in blau, die Prognosewerte in Rot und die </w:t>
      </w:r>
      <w:r w:rsidR="00A8256E">
        <w:t xml:space="preserve">errechneten </w:t>
      </w:r>
      <w:r w:rsidR="000939B7">
        <w:t>Fehlerwerte in orange dargestellt sind.</w:t>
      </w:r>
      <w:r w:rsidR="00F818D3">
        <w:t xml:space="preserve"> </w:t>
      </w:r>
    </w:p>
    <w:p w14:paraId="3A82424B" w14:textId="18955E0F" w:rsidR="006C4A16" w:rsidRDefault="005C1214" w:rsidP="00AC604C">
      <w:pPr>
        <w:keepNext/>
        <w:spacing w:before="240" w:after="0"/>
        <w:jc w:val="center"/>
      </w:pPr>
      <w:r>
        <w:rPr>
          <w:noProof/>
        </w:rPr>
        <w:drawing>
          <wp:inline distT="0" distB="0" distL="0" distR="0" wp14:anchorId="35461A80" wp14:editId="3CBE89E8">
            <wp:extent cx="3912243" cy="141049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8394" cy="1434342"/>
                    </a:xfrm>
                    <a:prstGeom prst="rect">
                      <a:avLst/>
                    </a:prstGeom>
                  </pic:spPr>
                </pic:pic>
              </a:graphicData>
            </a:graphic>
          </wp:inline>
        </w:drawing>
      </w:r>
    </w:p>
    <w:p w14:paraId="7618486D" w14:textId="3CC8BA21" w:rsidR="00CC2FAD" w:rsidRDefault="006C4A16" w:rsidP="005754A7">
      <w:pPr>
        <w:pStyle w:val="Beschriftung"/>
        <w:jc w:val="center"/>
        <w:rPr>
          <w:b w:val="0"/>
          <w:bCs w:val="0"/>
        </w:rPr>
      </w:pPr>
      <w:r>
        <w:t xml:space="preserve">Abbildung </w:t>
      </w:r>
      <w:ins w:id="75" w:author="Zelgai Nemati" w:date="2021-12-08T17:14:00Z">
        <w:r w:rsidR="00696422">
          <w:t>3</w:t>
        </w:r>
      </w:ins>
      <w:del w:id="76" w:author="Zelgai Nemati" w:date="2021-12-08T17:14:00Z">
        <w:r w:rsidR="007F38CE" w:rsidDel="00696422">
          <w:fldChar w:fldCharType="begin"/>
        </w:r>
        <w:r w:rsidR="007F38CE" w:rsidDel="00696422">
          <w:delInstrText xml:space="preserve"> STYLEREF 1 \s </w:delInstrText>
        </w:r>
        <w:r w:rsidR="007F38CE" w:rsidDel="00696422">
          <w:fldChar w:fldCharType="separate"/>
        </w:r>
        <w:r w:rsidDel="00696422">
          <w:rPr>
            <w:noProof/>
          </w:rPr>
          <w:delText>2</w:delText>
        </w:r>
        <w:r w:rsidR="007F38CE" w:rsidDel="00696422">
          <w:rPr>
            <w:noProof/>
          </w:rPr>
          <w:fldChar w:fldCharType="end"/>
        </w:r>
      </w:del>
      <w:r>
        <w:noBreakHyphen/>
      </w:r>
      <w:fldSimple w:instr=" SEQ Abbildung \* ARABIC \s 1 ">
        <w:r w:rsidR="00C541EA">
          <w:rPr>
            <w:noProof/>
          </w:rPr>
          <w:t>3</w:t>
        </w:r>
      </w:fldSimple>
      <w:r w:rsidR="00015E8F">
        <w:t xml:space="preserve"> </w:t>
      </w:r>
      <w:r w:rsidR="009316B6">
        <w:rPr>
          <w:b w:val="0"/>
          <w:bCs w:val="0"/>
        </w:rPr>
        <w:t xml:space="preserve">MA </w:t>
      </w:r>
      <w:r w:rsidR="00A720C8">
        <w:rPr>
          <w:b w:val="0"/>
          <w:bCs w:val="0"/>
        </w:rPr>
        <w:t>B</w:t>
      </w:r>
      <w:r w:rsidR="00015E8F" w:rsidRPr="00015E8F">
        <w:rPr>
          <w:b w:val="0"/>
          <w:bCs w:val="0"/>
        </w:rPr>
        <w:t>estimmung des initialen Prognosewerts und der folgenden Fehlerwerte</w:t>
      </w:r>
      <w:r w:rsidR="005174E3">
        <w:rPr>
          <w:b w:val="0"/>
          <w:bCs w:val="0"/>
        </w:rPr>
        <w:t>.</w:t>
      </w:r>
    </w:p>
    <w:p w14:paraId="6A3F2441" w14:textId="1AB3F1A0" w:rsidR="005754A7" w:rsidRDefault="005754A7" w:rsidP="000660AD">
      <w:pPr>
        <w:spacing w:after="0"/>
      </w:pPr>
      <w:r w:rsidRPr="005754A7">
        <w:t>Wie bereits bei dem AR</w:t>
      </w:r>
      <w:r w:rsidR="004E2BC2">
        <w:t>-</w:t>
      </w:r>
      <w:r w:rsidRPr="005754A7">
        <w:t>Modell, kann ein MA</w:t>
      </w:r>
      <w:r w:rsidR="00D91B9C">
        <w:t>-</w:t>
      </w:r>
      <w:r w:rsidRPr="005754A7">
        <w:t xml:space="preserve">Modell beliebig viele Lags zur Prognose verwenden und </w:t>
      </w:r>
      <w:r>
        <w:t xml:space="preserve">es kann somit ein beliebig hoher </w:t>
      </w:r>
      <w:r w:rsidR="00D91B9C">
        <w:t>G</w:t>
      </w:r>
      <w:r>
        <w:t xml:space="preserve">rad gewählt werden. Ein </w:t>
      </w:r>
      <w:r w:rsidRPr="00337CA3">
        <w:rPr>
          <w:i/>
          <w:iCs/>
        </w:rPr>
        <w:t>MA(</w:t>
      </w:r>
      <w:r w:rsidR="007313A7" w:rsidRPr="00337CA3">
        <w:rPr>
          <w:i/>
          <w:iCs/>
        </w:rPr>
        <w:t>i</w:t>
      </w:r>
      <w:r w:rsidRPr="00337CA3">
        <w:rPr>
          <w:i/>
          <w:iCs/>
        </w:rPr>
        <w:t>)</w:t>
      </w:r>
      <w:r>
        <w:t xml:space="preserve"> Modell, wird durch die folgende Formel </w:t>
      </w:r>
      <w:r w:rsidR="007313A7">
        <w:t xml:space="preserve">3-3 </w:t>
      </w:r>
      <w:r>
        <w:t>beschrieben</w:t>
      </w:r>
      <w:r w:rsidR="00CA56AF">
        <w:t xml:space="preserve"> </w:t>
      </w:r>
      <w:r w:rsidR="009F538A">
        <w:t>[14</w:t>
      </w:r>
      <w:r w:rsidR="00905915">
        <w:t xml:space="preserve"> (Seite 78)</w:t>
      </w:r>
      <w:r w:rsidR="009F538A">
        <w:t>]</w:t>
      </w:r>
      <w:r w:rsidR="00CA56AF">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5754A7" w14:paraId="1A0E1BEB" w14:textId="77777777" w:rsidTr="007C4204">
        <w:tc>
          <w:tcPr>
            <w:tcW w:w="236" w:type="dxa"/>
          </w:tcPr>
          <w:p w14:paraId="05C2DAF2" w14:textId="77777777" w:rsidR="005754A7" w:rsidRDefault="005754A7" w:rsidP="005174E3">
            <w:pPr>
              <w:pBdr>
                <w:top w:val="none" w:sz="0" w:space="0" w:color="auto"/>
                <w:left w:val="none" w:sz="0" w:space="0" w:color="auto"/>
                <w:bottom w:val="none" w:sz="0" w:space="0" w:color="auto"/>
                <w:right w:val="none" w:sz="0" w:space="0" w:color="auto"/>
                <w:between w:val="none" w:sz="0" w:space="0" w:color="auto"/>
              </w:pBdr>
              <w:spacing w:before="240" w:after="0"/>
              <w:jc w:val="center"/>
            </w:pPr>
          </w:p>
        </w:tc>
        <w:tc>
          <w:tcPr>
            <w:tcW w:w="7697" w:type="dxa"/>
          </w:tcPr>
          <w:p w14:paraId="1F561829" w14:textId="78B9E150" w:rsidR="005754A7" w:rsidRDefault="00E2236A" w:rsidP="005174E3">
            <w:pPr>
              <w:pBdr>
                <w:top w:val="none" w:sz="0" w:space="0" w:color="auto"/>
                <w:left w:val="none" w:sz="0" w:space="0" w:color="auto"/>
                <w:bottom w:val="none" w:sz="0" w:space="0" w:color="auto"/>
                <w:right w:val="none" w:sz="0" w:space="0" w:color="auto"/>
                <w:between w:val="none" w:sz="0" w:space="0" w:color="auto"/>
              </w:pBdr>
              <w:spacing w:before="240" w:after="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t-j</m:t>
                            </m:r>
                          </m:sub>
                        </m:sSub>
                      </m:e>
                    </m:nary>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44E990BF" w14:textId="2FDC34E9" w:rsidR="005754A7" w:rsidRDefault="005754A7" w:rsidP="005174E3">
            <w:pPr>
              <w:pBdr>
                <w:top w:val="none" w:sz="0" w:space="0" w:color="auto"/>
                <w:left w:val="none" w:sz="0" w:space="0" w:color="auto"/>
                <w:bottom w:val="none" w:sz="0" w:space="0" w:color="auto"/>
                <w:right w:val="none" w:sz="0" w:space="0" w:color="auto"/>
                <w:between w:val="none" w:sz="0" w:space="0" w:color="auto"/>
              </w:pBdr>
              <w:spacing w:before="240" w:after="0"/>
              <w:jc w:val="center"/>
            </w:pPr>
            <w:r>
              <w:t>(3-</w:t>
            </w:r>
            <w:r w:rsidR="007313A7">
              <w:t>3</w:t>
            </w:r>
            <w:r>
              <w:t>)</w:t>
            </w:r>
          </w:p>
        </w:tc>
        <w:tc>
          <w:tcPr>
            <w:tcW w:w="993" w:type="dxa"/>
          </w:tcPr>
          <w:p w14:paraId="4F62BD89" w14:textId="77777777" w:rsidR="005754A7" w:rsidRDefault="005754A7" w:rsidP="005174E3">
            <w:pPr>
              <w:pBdr>
                <w:top w:val="none" w:sz="0" w:space="0" w:color="auto"/>
                <w:left w:val="none" w:sz="0" w:space="0" w:color="auto"/>
                <w:bottom w:val="none" w:sz="0" w:space="0" w:color="auto"/>
                <w:right w:val="none" w:sz="0" w:space="0" w:color="auto"/>
                <w:between w:val="none" w:sz="0" w:space="0" w:color="auto"/>
              </w:pBdr>
              <w:spacing w:before="240" w:after="0"/>
              <w:jc w:val="center"/>
            </w:pPr>
          </w:p>
        </w:tc>
      </w:tr>
    </w:tbl>
    <w:p w14:paraId="0DEF538C" w14:textId="7290F89F" w:rsidR="006E6669" w:rsidRDefault="006E6669" w:rsidP="005174E3">
      <w:pPr>
        <w:spacing w:after="0"/>
      </w:pPr>
      <w:r>
        <w:t xml:space="preserve">Dabei ist </w:t>
      </w:r>
      <w:r w:rsidRPr="004E2BC2">
        <w:rPr>
          <w:rFonts w:cs="Arial"/>
          <w:i/>
          <w:iCs/>
        </w:rPr>
        <w:t>θ</w:t>
      </w:r>
      <w:r>
        <w:t xml:space="preserve"> das Pendant zu </w:t>
      </w:r>
      <w:r w:rsidRPr="004E2BC2">
        <w:rPr>
          <w:rFonts w:cs="Arial"/>
          <w:i/>
          <w:iCs/>
        </w:rPr>
        <w:t>Φ</w:t>
      </w:r>
      <w:r>
        <w:t xml:space="preserve"> und somit ein lagabhängiger bzw. zeitabhängiger Gewichtungsfaktor.</w:t>
      </w:r>
    </w:p>
    <w:p w14:paraId="6A59B15D" w14:textId="5A5D559B" w:rsidR="00D2416B" w:rsidRPr="007313A7" w:rsidRDefault="00FF01BA" w:rsidP="005754A7">
      <w:pPr>
        <w:spacing w:after="0"/>
      </w:pPr>
      <w:r>
        <w:t xml:space="preserve">Im Rahmen dieser Abschlussarbeit wird </w:t>
      </w:r>
      <w:r w:rsidR="007313A7">
        <w:t>ebenfalls kein MA</w:t>
      </w:r>
      <w:r w:rsidR="00905915">
        <w:t>-</w:t>
      </w:r>
      <w:r>
        <w:t>Prognosemodell verwendet, da das ARIMA</w:t>
      </w:r>
      <w:r w:rsidR="00905915">
        <w:t>-</w:t>
      </w:r>
      <w:r>
        <w:t>Modell (welches im Kapitel 3.2.3 theoretisch eingeführt wird) auf diesem aufbaut und erhebliche Vorteile gegenüber diesem Modelltyp hat.</w:t>
      </w:r>
      <w:r w:rsidR="00CC2FAD" w:rsidRPr="005754A7">
        <w:br w:type="page"/>
      </w:r>
    </w:p>
    <w:p w14:paraId="038CD8AA" w14:textId="17E050E2" w:rsidR="006867A2" w:rsidRDefault="006867A2" w:rsidP="00191C37">
      <w:pPr>
        <w:pStyle w:val="berschrift3"/>
      </w:pPr>
      <w:bookmarkStart w:id="77" w:name="_Toc98853079"/>
      <w:r w:rsidRPr="00191C37">
        <w:lastRenderedPageBreak/>
        <w:t>ARIMA</w:t>
      </w:r>
      <w:bookmarkEnd w:id="77"/>
    </w:p>
    <w:p w14:paraId="69FB8E43" w14:textId="2ACE214A" w:rsidR="0046773E" w:rsidRDefault="00BB19AB" w:rsidP="00CC2FAD">
      <w:pPr>
        <w:spacing w:after="0"/>
      </w:pPr>
      <w:r w:rsidRPr="00BB19AB">
        <w:t>Autoregressive Integrated Moving Average Prognosemodelle, abgekürzt ARIMA-Prognosemodelle, sind ein</w:t>
      </w:r>
      <w:r>
        <w:t>e Kombination der beiden schon thematisierten Modelltypen</w:t>
      </w:r>
      <w:r w:rsidR="006D747A">
        <w:t xml:space="preserve"> </w:t>
      </w:r>
      <w:r w:rsidR="009F538A">
        <w:t>[</w:t>
      </w:r>
      <w:r w:rsidR="00016432">
        <w:t>7</w:t>
      </w:r>
      <w:r w:rsidR="003A167B">
        <w:t>][</w:t>
      </w:r>
      <w:r w:rsidR="00C577A8">
        <w:t>8</w:t>
      </w:r>
      <w:r w:rsidR="003A167B">
        <w:t>]</w:t>
      </w:r>
      <w:r w:rsidR="00905915">
        <w:t>[15</w:t>
      </w:r>
      <w:r w:rsidR="00946DB0">
        <w:t>-</w:t>
      </w:r>
      <w:r w:rsidR="009F538A">
        <w:t>17]</w:t>
      </w:r>
      <w:r>
        <w:t>.</w:t>
      </w:r>
      <w:r w:rsidR="0073156A">
        <w:t xml:space="preserve"> </w:t>
      </w:r>
      <w:r w:rsidR="00C4049F">
        <w:t>AR-Modelle und MA-Modelle stehen in einem besonderen Zusammenhang</w:t>
      </w:r>
      <w:r w:rsidR="0001405A">
        <w:t>, de</w:t>
      </w:r>
      <w:r w:rsidR="00007147">
        <w:t>r</w:t>
      </w:r>
      <w:r w:rsidR="0001405A">
        <w:t xml:space="preserve"> </w:t>
      </w:r>
      <w:r w:rsidR="00E874EB">
        <w:t xml:space="preserve">im </w:t>
      </w:r>
      <w:r w:rsidR="007C3A47">
        <w:t>Folgenden</w:t>
      </w:r>
      <w:r w:rsidR="00E874EB">
        <w:t xml:space="preserve"> aus de</w:t>
      </w:r>
      <w:r w:rsidR="002A21D1">
        <w:t>r</w:t>
      </w:r>
      <w:r w:rsidR="00E874EB">
        <w:t xml:space="preserve"> Formel 3-1</w:t>
      </w:r>
      <w:r w:rsidR="00CB24FF">
        <w:t xml:space="preserve">, welche ein </w:t>
      </w:r>
      <w:r w:rsidR="00CB24FF" w:rsidRPr="00773827">
        <w:rPr>
          <w:i/>
          <w:iCs/>
        </w:rPr>
        <w:t>AR(1)</w:t>
      </w:r>
      <w:r w:rsidR="00CB24FF">
        <w:t xml:space="preserve"> Modell beschreibt, </w:t>
      </w:r>
      <w:r w:rsidR="00CC77DE">
        <w:t xml:space="preserve">mathematisch </w:t>
      </w:r>
      <w:r w:rsidR="00E874EB">
        <w:t>hergeleitet wird:</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E874EB" w14:paraId="32E44B7B" w14:textId="77777777" w:rsidTr="00D871F5">
        <w:tc>
          <w:tcPr>
            <w:tcW w:w="236" w:type="dxa"/>
          </w:tcPr>
          <w:p w14:paraId="350CD902"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8EDFAD1" w14:textId="6E5BCB93" w:rsidR="00E874EB" w:rsidRDefault="00E2236A"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 ϕ*</m:t>
                </m:r>
                <m:sSub>
                  <m:sSubPr>
                    <m:ctrlPr>
                      <w:rPr>
                        <w:rFonts w:ascii="Cambria Math" w:hAnsi="Cambria Math"/>
                        <w:b/>
                        <w:bCs/>
                        <w:i/>
                        <w:color w:val="00B0F0"/>
                      </w:rPr>
                    </m:ctrlPr>
                  </m:sSubPr>
                  <m:e>
                    <m:r>
                      <m:rPr>
                        <m:sty m:val="bi"/>
                      </m:rPr>
                      <w:rPr>
                        <w:rFonts w:ascii="Cambria Math" w:hAnsi="Cambria Math"/>
                        <w:color w:val="00B0F0"/>
                      </w:rPr>
                      <m:t>y</m:t>
                    </m:r>
                  </m:e>
                  <m:sub>
                    <m:r>
                      <m:rPr>
                        <m:sty m:val="bi"/>
                      </m:rPr>
                      <w:rPr>
                        <w:rFonts w:ascii="Cambria Math" w:hAnsi="Cambria Math"/>
                        <w:color w:val="00B0F0"/>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6CBBFCA3"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r>
              <w:t>(3-1)</w:t>
            </w:r>
          </w:p>
        </w:tc>
        <w:tc>
          <w:tcPr>
            <w:tcW w:w="993" w:type="dxa"/>
          </w:tcPr>
          <w:p w14:paraId="02D7FBD2"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r w:rsidR="0046773E" w14:paraId="07D4F1A7" w14:textId="77777777" w:rsidTr="00D871F5">
        <w:tc>
          <w:tcPr>
            <w:tcW w:w="236" w:type="dxa"/>
          </w:tcPr>
          <w:p w14:paraId="2C6A7C37"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0C2C075A" w14:textId="4187D4B0" w:rsidR="0046773E" w:rsidRDefault="00946DB0" w:rsidP="00D871F5">
            <w:pPr>
              <w:pBdr>
                <w:top w:val="none" w:sz="0" w:space="0" w:color="auto"/>
                <w:left w:val="none" w:sz="0" w:space="0" w:color="auto"/>
                <w:bottom w:val="none" w:sz="0" w:space="0" w:color="auto"/>
                <w:right w:val="none" w:sz="0" w:space="0" w:color="auto"/>
                <w:between w:val="none" w:sz="0" w:space="0" w:color="auto"/>
              </w:pBdr>
              <w:jc w:val="center"/>
            </w:pPr>
            <w:r>
              <w:t>Einsetzen</w:t>
            </w:r>
            <w:r w:rsidR="0046773E">
              <w:t xml:space="preserve"> de</w:t>
            </w:r>
            <w:r>
              <w:t>r</w:t>
            </w:r>
            <w:r w:rsidR="0046773E">
              <w:t xml:space="preserve"> blau markierten </w:t>
            </w:r>
            <w:r>
              <w:t>Variable</w:t>
            </w:r>
            <w:r w:rsidR="0046773E" w:rsidRPr="0046773E">
              <w:t xml:space="preserve">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t-1</m:t>
                  </m:r>
                </m:sub>
              </m:sSub>
            </m:oMath>
          </w:p>
        </w:tc>
        <w:tc>
          <w:tcPr>
            <w:tcW w:w="993" w:type="dxa"/>
          </w:tcPr>
          <w:p w14:paraId="1022B21C"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1E17884F"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09EC648E" w14:textId="77777777" w:rsidTr="00D871F5">
        <w:tc>
          <w:tcPr>
            <w:tcW w:w="236" w:type="dxa"/>
          </w:tcPr>
          <w:p w14:paraId="46DB10ED"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D25350E" w14:textId="1637A2F2" w:rsidR="00E874EB" w:rsidRDefault="00E2236A"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acc>
                  <m:accPr>
                    <m:chr m:val="̅"/>
                    <m:ctrlPr>
                      <w:rPr>
                        <w:rFonts w:ascii="Cambria Math" w:hAnsi="Cambria Math"/>
                        <w:i/>
                      </w:rPr>
                    </m:ctrlPr>
                  </m:accPr>
                  <m:e>
                    <m:r>
                      <w:rPr>
                        <w:rFonts w:ascii="Cambria Math" w:hAnsi="Cambria Math"/>
                      </w:rPr>
                      <m:t>µ</m:t>
                    </m:r>
                  </m:e>
                </m:acc>
                <m:r>
                  <w:rPr>
                    <w:rFonts w:ascii="Cambria Math" w:hAnsi="Cambria Math"/>
                  </w:rPr>
                  <m:t xml:space="preserve">+ </m:t>
                </m:r>
                <m:sSup>
                  <m:sSupPr>
                    <m:ctrlPr>
                      <w:rPr>
                        <w:rFonts w:ascii="Cambria Math" w:hAnsi="Cambria Math"/>
                        <w:i/>
                      </w:rPr>
                    </m:ctrlPr>
                  </m:sSupPr>
                  <m:e>
                    <m:r>
                      <w:rPr>
                        <w:rFonts w:ascii="Cambria Math" w:hAnsi="Cambria Math"/>
                      </w:rPr>
                      <m:t>ϕ</m:t>
                    </m:r>
                  </m:e>
                  <m:sup>
                    <m:r>
                      <w:rPr>
                        <w:rFonts w:ascii="Cambria Math" w:hAnsi="Cambria Math"/>
                      </w:rPr>
                      <m:t>2</m:t>
                    </m:r>
                  </m:sup>
                </m:sSup>
                <m:r>
                  <w:rPr>
                    <w:rFonts w:ascii="Cambria Math" w:hAnsi="Cambria Math"/>
                  </w:rPr>
                  <m:t>*</m:t>
                </m:r>
                <m:sSub>
                  <m:sSubPr>
                    <m:ctrlPr>
                      <w:rPr>
                        <w:rFonts w:ascii="Cambria Math" w:hAnsi="Cambria Math"/>
                        <w:b/>
                        <w:bCs/>
                        <w:i/>
                        <w:color w:val="00B0F0"/>
                      </w:rPr>
                    </m:ctrlPr>
                  </m:sSubPr>
                  <m:e>
                    <m:r>
                      <m:rPr>
                        <m:sty m:val="bi"/>
                      </m:rPr>
                      <w:rPr>
                        <w:rFonts w:ascii="Cambria Math" w:hAnsi="Cambria Math"/>
                        <w:color w:val="00B0F0"/>
                      </w:rPr>
                      <m:t>y</m:t>
                    </m:r>
                  </m:e>
                  <m:sub>
                    <m:r>
                      <m:rPr>
                        <m:sty m:val="bi"/>
                      </m:rPr>
                      <w:rPr>
                        <w:rFonts w:ascii="Cambria Math" w:hAnsi="Cambria Math"/>
                        <w:color w:val="00B0F0"/>
                      </w:rPr>
                      <m:t>t-2</m:t>
                    </m:r>
                  </m:sub>
                </m:sSub>
                <m:r>
                  <w:rPr>
                    <w:rFonts w:ascii="Cambria Math" w:hAnsi="Cambria Math"/>
                  </w:rPr>
                  <m:t>+ϕ*</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77713592" w14:textId="280260E9"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4D2119ED"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r w:rsidR="0046773E" w14:paraId="581B5E05" w14:textId="77777777" w:rsidTr="00D871F5">
        <w:tc>
          <w:tcPr>
            <w:tcW w:w="236" w:type="dxa"/>
          </w:tcPr>
          <w:p w14:paraId="363EFAA7"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922B4AE" w14:textId="002A4235" w:rsidR="0046773E" w:rsidRDefault="00946DB0" w:rsidP="00D871F5">
            <w:pPr>
              <w:pBdr>
                <w:top w:val="none" w:sz="0" w:space="0" w:color="auto"/>
                <w:left w:val="none" w:sz="0" w:space="0" w:color="auto"/>
                <w:bottom w:val="none" w:sz="0" w:space="0" w:color="auto"/>
                <w:right w:val="none" w:sz="0" w:space="0" w:color="auto"/>
                <w:between w:val="none" w:sz="0" w:space="0" w:color="auto"/>
              </w:pBdr>
              <w:jc w:val="center"/>
            </w:pPr>
            <w:r>
              <w:t>Einsetzen</w:t>
            </w:r>
            <w:r w:rsidR="0046773E">
              <w:t xml:space="preserve"> de</w:t>
            </w:r>
            <w:r>
              <w:t>r</w:t>
            </w:r>
            <w:r w:rsidR="0046773E">
              <w:t xml:space="preserve"> blau markierten </w:t>
            </w:r>
            <w:r>
              <w:t>Variable</w:t>
            </w:r>
            <w:r w:rsidR="0046773E" w:rsidRPr="0046773E">
              <w:t xml:space="preserve">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t-2</m:t>
                  </m:r>
                </m:sub>
              </m:sSub>
            </m:oMath>
          </w:p>
        </w:tc>
        <w:tc>
          <w:tcPr>
            <w:tcW w:w="993" w:type="dxa"/>
          </w:tcPr>
          <w:p w14:paraId="337A5326"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76D4ADC5"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737A8EB9" w14:textId="77777777" w:rsidTr="00D871F5">
        <w:tc>
          <w:tcPr>
            <w:tcW w:w="236" w:type="dxa"/>
          </w:tcPr>
          <w:p w14:paraId="5C6EDB90"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3EA0C70" w14:textId="7A18C20D" w:rsidR="00E874EB" w:rsidRDefault="00E2236A"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acc>
                  <m:accPr>
                    <m:chr m:val="̅"/>
                    <m:ctrlPr>
                      <w:rPr>
                        <w:rFonts w:ascii="Cambria Math" w:hAnsi="Cambria Math"/>
                        <w:i/>
                      </w:rPr>
                    </m:ctrlPr>
                  </m:accPr>
                  <m:e>
                    <m:r>
                      <w:rPr>
                        <w:rFonts w:ascii="Cambria Math" w:hAnsi="Cambria Math"/>
                      </w:rPr>
                      <m:t>µ</m:t>
                    </m:r>
                  </m:e>
                </m:acc>
                <m:r>
                  <w:rPr>
                    <w:rFonts w:ascii="Cambria Math" w:hAnsi="Cambria Math"/>
                  </w:rPr>
                  <m:t xml:space="preserve">+ </m:t>
                </m:r>
                <m:sSup>
                  <m:sSupPr>
                    <m:ctrlPr>
                      <w:rPr>
                        <w:rFonts w:ascii="Cambria Math" w:hAnsi="Cambria Math"/>
                        <w:i/>
                      </w:rPr>
                    </m:ctrlPr>
                  </m:sSupPr>
                  <m:e>
                    <m:r>
                      <w:rPr>
                        <w:rFonts w:ascii="Cambria Math" w:hAnsi="Cambria Math"/>
                      </w:rPr>
                      <m:t>ϕ</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ϕ*</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64EBF875" w14:textId="2789BEC0"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4BA77D31"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r w:rsidR="00E022EF" w14:paraId="479E31E2" w14:textId="77777777" w:rsidTr="00D871F5">
        <w:tc>
          <w:tcPr>
            <w:tcW w:w="236" w:type="dxa"/>
          </w:tcPr>
          <w:p w14:paraId="7F066C38"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34728C77" w14:textId="36EE3650"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m:t>
                </m:r>
              </m:oMath>
            </m:oMathPara>
          </w:p>
        </w:tc>
        <w:tc>
          <w:tcPr>
            <w:tcW w:w="993" w:type="dxa"/>
          </w:tcPr>
          <w:p w14:paraId="29838F44"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371BFBF8"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51DE1C0D" w14:textId="77777777" w:rsidTr="00D871F5">
        <w:tc>
          <w:tcPr>
            <w:tcW w:w="236" w:type="dxa"/>
          </w:tcPr>
          <w:p w14:paraId="3CA2AC3E"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47B69114" w14:textId="3A5183ED" w:rsidR="00E874EB" w:rsidRDefault="00E2236A"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 xml:space="preserve"> µ</m:t>
                    </m:r>
                  </m:e>
                </m:acc>
                <m:r>
                  <w:rPr>
                    <w:rFonts w:ascii="Cambria Math" w:hAnsi="Cambria Math"/>
                  </w:rPr>
                  <m:t xml:space="preserve">+ </m:t>
                </m:r>
                <m:sSup>
                  <m:sSupPr>
                    <m:ctrlPr>
                      <w:rPr>
                        <w:rFonts w:ascii="Cambria Math" w:hAnsi="Cambria Math"/>
                        <w:i/>
                      </w:rPr>
                    </m:ctrlPr>
                  </m:sSupPr>
                  <m:e>
                    <m:r>
                      <w:rPr>
                        <w:rFonts w:ascii="Cambria Math" w:hAnsi="Cambria Math"/>
                      </w:rPr>
                      <m:t>ϕ</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ϕ</m:t>
                    </m:r>
                  </m:e>
                  <m:sup>
                    <m:r>
                      <w:rPr>
                        <w:rFonts w:ascii="Cambria Math" w:hAnsi="Cambria Math"/>
                      </w:rPr>
                      <m:t>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41E87BD7" w14:textId="167562A0" w:rsidR="00E874EB" w:rsidRDefault="00030325" w:rsidP="00D871F5">
            <w:pPr>
              <w:pBdr>
                <w:top w:val="none" w:sz="0" w:space="0" w:color="auto"/>
                <w:left w:val="none" w:sz="0" w:space="0" w:color="auto"/>
                <w:bottom w:val="none" w:sz="0" w:space="0" w:color="auto"/>
                <w:right w:val="none" w:sz="0" w:space="0" w:color="auto"/>
                <w:between w:val="none" w:sz="0" w:space="0" w:color="auto"/>
              </w:pBdr>
              <w:jc w:val="center"/>
            </w:pPr>
            <w:r>
              <w:t>(3-4)</w:t>
            </w:r>
          </w:p>
        </w:tc>
        <w:tc>
          <w:tcPr>
            <w:tcW w:w="993" w:type="dxa"/>
          </w:tcPr>
          <w:p w14:paraId="0EE3BD34"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bl>
    <w:p w14:paraId="48ED9A0B" w14:textId="29CF970A" w:rsidR="00CE521B" w:rsidRDefault="00030325" w:rsidP="00CC2FAD">
      <w:pPr>
        <w:spacing w:after="0"/>
        <w:rPr>
          <w:ins w:id="78" w:author="Zelgai Nemati" w:date="2021-12-08T20:14:00Z"/>
        </w:rPr>
      </w:pPr>
      <w:r>
        <w:t xml:space="preserve">Die hergeleitete Formel 3-4 entspricht einem </w:t>
      </w:r>
      <w:r w:rsidRPr="00773827">
        <w:rPr>
          <w:i/>
          <w:iCs/>
        </w:rPr>
        <w:t>MA (</w:t>
      </w:r>
      <w:r w:rsidRPr="00773827">
        <w:rPr>
          <w:rFonts w:cs="Arial"/>
          <w:i/>
          <w:iCs/>
        </w:rPr>
        <w:t>∞</w:t>
      </w:r>
      <w:r w:rsidRPr="00773827">
        <w:rPr>
          <w:i/>
          <w:iCs/>
        </w:rPr>
        <w:t>)</w:t>
      </w:r>
      <w:r w:rsidR="001D393A">
        <w:t xml:space="preserve"> Modell</w:t>
      </w:r>
      <w:r>
        <w:t xml:space="preserve">, </w:t>
      </w:r>
      <w:r w:rsidR="00651EB5">
        <w:t xml:space="preserve">also einer Summe gewichteter Fehlerwerte, </w:t>
      </w:r>
      <w:r>
        <w:t xml:space="preserve">was der Formel 3-3 entnommen werden kann. </w:t>
      </w:r>
      <w:r w:rsidR="00B07309">
        <w:t xml:space="preserve">Der </w:t>
      </w:r>
      <w:r w:rsidR="00B07309" w:rsidRPr="00E15321">
        <w:rPr>
          <w:rFonts w:cs="Arial"/>
        </w:rPr>
        <w:t xml:space="preserve">Parameter </w:t>
      </w:r>
      <m:oMath>
        <m:acc>
          <m:accPr>
            <m:chr m:val="̅"/>
            <m:ctrlPr>
              <w:rPr>
                <w:rFonts w:ascii="Cambria Math" w:hAnsi="Cambria Math" w:cs="Arial"/>
                <w:i/>
              </w:rPr>
            </m:ctrlPr>
          </m:accPr>
          <m:e>
            <m:r>
              <w:rPr>
                <w:rFonts w:ascii="Cambria Math" w:hAnsi="Cambria Math" w:cs="Arial"/>
              </w:rPr>
              <m:t>µ</m:t>
            </m:r>
          </m:e>
        </m:acc>
      </m:oMath>
      <w:r w:rsidR="00B07309">
        <w:t xml:space="preserve"> beschreibt die Summe aller </w:t>
      </w:r>
      <w:r w:rsidR="00B07309" w:rsidRPr="00724F01">
        <w:rPr>
          <w:rFonts w:cs="Arial"/>
          <w:i/>
          <w:iCs/>
        </w:rPr>
        <w:t>µ</w:t>
      </w:r>
      <w:r w:rsidR="00B07309" w:rsidRPr="00724F01">
        <w:rPr>
          <w:i/>
          <w:iCs/>
        </w:rPr>
        <w:t xml:space="preserve"> * </w:t>
      </w:r>
      <w:r w:rsidR="00B07309" w:rsidRPr="00724F01">
        <w:rPr>
          <w:rFonts w:cs="Arial"/>
          <w:i/>
          <w:iCs/>
        </w:rPr>
        <w:t>Φ</w:t>
      </w:r>
      <w:r w:rsidR="00B07309">
        <w:t xml:space="preserve"> Terme, welche für die Herleitung der Beziehung, zwischen AR-Modell und MA-Modell, nicht relevant sind. </w:t>
      </w:r>
      <w:r>
        <w:t xml:space="preserve">Somit </w:t>
      </w:r>
      <w:r w:rsidR="002A21D1">
        <w:t>besteht der</w:t>
      </w:r>
      <w:r>
        <w:t xml:space="preserve"> Zusammenhang </w:t>
      </w:r>
      <w:r w:rsidR="00D16084" w:rsidRPr="00773827">
        <w:rPr>
          <w:i/>
          <w:iCs/>
        </w:rPr>
        <w:t>AR (</w:t>
      </w:r>
      <w:r w:rsidR="00410941" w:rsidRPr="00773827">
        <w:rPr>
          <w:i/>
          <w:iCs/>
        </w:rPr>
        <w:t xml:space="preserve">1) = </w:t>
      </w:r>
      <w:r w:rsidR="00057D43" w:rsidRPr="00773827">
        <w:rPr>
          <w:i/>
          <w:iCs/>
        </w:rPr>
        <w:t>MA (</w:t>
      </w:r>
      <w:r w:rsidR="00410941" w:rsidRPr="00773827">
        <w:rPr>
          <w:rFonts w:cs="Arial"/>
          <w:i/>
          <w:iCs/>
        </w:rPr>
        <w:t>∞</w:t>
      </w:r>
      <w:r w:rsidR="00410941" w:rsidRPr="00773827">
        <w:rPr>
          <w:i/>
          <w:iCs/>
        </w:rPr>
        <w:t>)</w:t>
      </w:r>
      <w:r w:rsidR="002A21D1">
        <w:t>.</w:t>
      </w:r>
    </w:p>
    <w:p w14:paraId="565C2B62" w14:textId="18ACAA74" w:rsidR="00D52135" w:rsidDel="00D472EE" w:rsidRDefault="00D52135" w:rsidP="00CC2FAD">
      <w:pPr>
        <w:spacing w:after="0"/>
        <w:rPr>
          <w:del w:id="79" w:author="Zelgai Nemati" w:date="2021-12-08T20:23:00Z"/>
        </w:rPr>
      </w:pPr>
      <w:del w:id="80" w:author="Zelgai Nemati" w:date="2021-12-08T20:23:00Z">
        <w:r w:rsidDel="00D472EE">
          <w:delText xml:space="preserve">Diese beschriebene Beziehung der beiden Modelltypen </w:delText>
        </w:r>
        <w:r w:rsidR="00A83E37" w:rsidDel="00D472EE">
          <w:delText xml:space="preserve">ermöglicht es einem </w:delText>
        </w:r>
        <w:r w:rsidR="00752B79" w:rsidDel="00D472EE">
          <w:delText>Prognosem</w:delText>
        </w:r>
        <w:r w:rsidR="00F820E0" w:rsidDel="00D472EE">
          <w:delText xml:space="preserve">odelle mit erhöhter Genauigkeit und </w:delText>
        </w:r>
        <w:r w:rsidR="00752B79" w:rsidDel="00D472EE">
          <w:delText>verringerter Komplexität zu programmieren</w:delText>
        </w:r>
        <w:r w:rsidR="007659FA" w:rsidDel="00D472EE">
          <w:delText xml:space="preserve">. Ein weiterer entscheidender </w:delText>
        </w:r>
        <w:r w:rsidR="0013028F" w:rsidDel="00D472EE">
          <w:delText xml:space="preserve">Vorteil </w:delText>
        </w:r>
        <w:r w:rsidR="003123F5" w:rsidDel="00D472EE">
          <w:delText>von ARIMA-Modellen</w:delText>
        </w:r>
        <w:r w:rsidR="0013028F" w:rsidDel="00D472EE">
          <w:delText xml:space="preserve"> ist, dass </w:delText>
        </w:r>
        <w:r w:rsidR="003123F5" w:rsidDel="00D472EE">
          <w:delText>sie</w:delText>
        </w:r>
        <w:r w:rsidR="0013028F" w:rsidDel="00D472EE">
          <w:delText xml:space="preserve"> auch auf nicht stationäre Datensätze</w:delText>
        </w:r>
        <w:r w:rsidR="003123F5" w:rsidDel="00D472EE">
          <w:delText xml:space="preserve"> (wie bei der Turmkinematik)</w:delText>
        </w:r>
        <w:r w:rsidR="0013028F" w:rsidDel="00D472EE">
          <w:delText xml:space="preserve"> anwend</w:delText>
        </w:r>
        <w:r w:rsidR="00CD27EE" w:rsidDel="00D472EE">
          <w:delText>bar</w:delText>
        </w:r>
        <w:r w:rsidR="0013028F" w:rsidDel="00D472EE">
          <w:delText xml:space="preserve"> </w:delText>
        </w:r>
        <w:r w:rsidR="00CD27EE" w:rsidDel="00D472EE">
          <w:delText>sind</w:delText>
        </w:r>
        <w:r w:rsidR="0013028F" w:rsidDel="00D472EE">
          <w:delText>.</w:delText>
        </w:r>
        <w:r w:rsidR="00180089" w:rsidDel="00D472EE">
          <w:delText xml:space="preserve"> </w:delText>
        </w:r>
        <w:r w:rsidR="00464576" w:rsidDel="00D472EE">
          <w:delText>Das wird durch eine Integration der Zeitreihe ermöglicht</w:delText>
        </w:r>
        <w:r w:rsidR="00863730" w:rsidDel="00D472EE">
          <w:delText xml:space="preserve"> (dafür steht das</w:delText>
        </w:r>
        <w:r w:rsidR="00863730" w:rsidRPr="00863730" w:rsidDel="00D472EE">
          <w:rPr>
            <w:i/>
            <w:iCs/>
          </w:rPr>
          <w:delText xml:space="preserve"> I</w:delText>
        </w:r>
        <w:r w:rsidR="00863730" w:rsidDel="00D472EE">
          <w:delText xml:space="preserve"> im Namen des Modeltyps).</w:delText>
        </w:r>
        <w:r w:rsidR="00F818D3" w:rsidDel="00D472EE">
          <w:delText xml:space="preserve"> [Mei20, Sim18]</w:delText>
        </w:r>
      </w:del>
    </w:p>
    <w:p w14:paraId="221E53A4" w14:textId="1BB21042" w:rsidR="00886196" w:rsidRDefault="00D472EE" w:rsidP="00CC2FAD">
      <w:pPr>
        <w:spacing w:after="0"/>
      </w:pPr>
      <w:ins w:id="81" w:author="Zelgai Nemati" w:date="2021-12-08T20:23:00Z">
        <w:r>
          <w:t>Diese beschriebene Beziehung der beiden Modelltypen</w:t>
        </w:r>
      </w:ins>
      <w:ins w:id="82" w:author="Zelgai Nemati" w:date="2021-12-08T20:24:00Z">
        <w:r w:rsidR="00F307C1">
          <w:t xml:space="preserve"> (AR und MA)</w:t>
        </w:r>
      </w:ins>
      <w:ins w:id="83" w:author="Zelgai Nemati" w:date="2021-12-08T20:23:00Z">
        <w:r>
          <w:t xml:space="preserve"> ermöglicht es einem Prognosemodelle mit erhöhter Genauigkeit und verringerter Komplexität zu </w:t>
        </w:r>
      </w:ins>
      <w:ins w:id="84" w:author="Zelgai Nemati" w:date="2021-12-08T20:25:00Z">
        <w:r w:rsidR="00F307C1">
          <w:t>implementieren</w:t>
        </w:r>
      </w:ins>
      <w:r w:rsidR="009B4327">
        <w:t xml:space="preserve">, indem man die einzelnen Terme </w:t>
      </w:r>
      <w:r w:rsidR="000D1619">
        <w:t>eines AR</w:t>
      </w:r>
      <w:r w:rsidR="0027714C">
        <w:t xml:space="preserve"> </w:t>
      </w:r>
      <w:r w:rsidR="000D1619">
        <w:t>und MA Modells in einem gemeinsamen ARIMA</w:t>
      </w:r>
      <w:r w:rsidR="004E2BC2">
        <w:t>-</w:t>
      </w:r>
      <w:r w:rsidR="000D1619">
        <w:t>Modell kombiniert</w:t>
      </w:r>
      <w:ins w:id="85" w:author="Zelgai Nemati" w:date="2021-12-08T20:27:00Z">
        <w:r w:rsidR="006C4BC2">
          <w:t xml:space="preserve"> </w:t>
        </w:r>
      </w:ins>
      <w:r w:rsidR="003A167B">
        <w:t>[</w:t>
      </w:r>
      <w:r w:rsidR="00016432">
        <w:t>7</w:t>
      </w:r>
      <w:r w:rsidR="003A167B">
        <w:t>][</w:t>
      </w:r>
      <w:r w:rsidR="00C577A8">
        <w:t>8</w:t>
      </w:r>
      <w:r w:rsidR="003A167B">
        <w:t>]</w:t>
      </w:r>
      <w:r w:rsidR="00905915">
        <w:t>[15]</w:t>
      </w:r>
      <w:r w:rsidR="00136825">
        <w:t>.</w:t>
      </w:r>
      <w:r w:rsidR="003A167B">
        <w:t xml:space="preserve"> </w:t>
      </w:r>
      <w:r w:rsidR="00886196">
        <w:t xml:space="preserve">Diese Kombination der AR und MA Terme kann der folgenden Formel 3-5 </w:t>
      </w:r>
      <w:r w:rsidR="00B077C6">
        <w:t xml:space="preserve">beispielhaft </w:t>
      </w:r>
      <w:r w:rsidR="00886196">
        <w:t>entnommen werden</w:t>
      </w:r>
      <w:r w:rsidR="006D747A">
        <w:t xml:space="preserve"> </w:t>
      </w:r>
      <w:r w:rsidR="009F538A">
        <w:t>[</w:t>
      </w:r>
      <w:r w:rsidR="00016432">
        <w:t>7</w:t>
      </w:r>
      <w:r w:rsidR="003A167B">
        <w:t>][</w:t>
      </w:r>
      <w:r w:rsidR="00C577A8">
        <w:t>8</w:t>
      </w:r>
      <w:r w:rsidR="003A167B">
        <w:t>]</w:t>
      </w:r>
      <w:r w:rsidR="00905915">
        <w:t>[15</w:t>
      </w:r>
      <w:r w:rsidR="00946DB0">
        <w:t>-</w:t>
      </w:r>
      <w:r w:rsidR="009F538A">
        <w:t>17]</w:t>
      </w:r>
      <w:r w:rsidR="003A167B">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886196" w14:paraId="5A1B99AE" w14:textId="77777777" w:rsidTr="00C56B14">
        <w:tc>
          <w:tcPr>
            <w:tcW w:w="236" w:type="dxa"/>
          </w:tcPr>
          <w:p w14:paraId="44AC982F" w14:textId="77777777"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2C570A42" w14:textId="5E4CC193" w:rsidR="00886196" w:rsidRDefault="00E2236A"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t-q</m:t>
                        </m:r>
                      </m:sub>
                    </m:sSub>
                    <m:r>
                      <w:rPr>
                        <w:rFonts w:ascii="Cambria Math" w:hAnsi="Cambria Math"/>
                      </w:rPr>
                      <m:t>+ e</m:t>
                    </m:r>
                  </m:e>
                  <m:sub>
                    <m:r>
                      <w:rPr>
                        <w:rFonts w:ascii="Cambria Math" w:hAnsi="Cambria Math"/>
                      </w:rPr>
                      <m:t>t</m:t>
                    </m:r>
                  </m:sub>
                </m:sSub>
              </m:oMath>
            </m:oMathPara>
          </w:p>
        </w:tc>
        <w:tc>
          <w:tcPr>
            <w:tcW w:w="993" w:type="dxa"/>
          </w:tcPr>
          <w:p w14:paraId="22314EE2" w14:textId="1CC02858"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6001CD">
              <w:t>5</w:t>
            </w:r>
            <w:r>
              <w:t>)</w:t>
            </w:r>
          </w:p>
        </w:tc>
        <w:tc>
          <w:tcPr>
            <w:tcW w:w="993" w:type="dxa"/>
          </w:tcPr>
          <w:p w14:paraId="58AC03D3" w14:textId="77777777"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1836D2C" w14:textId="28D6F843" w:rsidR="00FB4C4F" w:rsidRDefault="0027714C" w:rsidP="0027714C">
      <w:pPr>
        <w:spacing w:after="0"/>
      </w:pPr>
      <w:r>
        <w:t>Anders als bei den bisher behandelten Prognosemodellen, gibt es beim ARIMA</w:t>
      </w:r>
      <w:r w:rsidR="004E2BC2">
        <w:t>-</w:t>
      </w:r>
      <w:r>
        <w:t xml:space="preserve">Modell drei Grad-Parameter, welche in der einschlägigen Literatur </w:t>
      </w:r>
      <w:r w:rsidRPr="00773827">
        <w:rPr>
          <w:i/>
          <w:iCs/>
        </w:rPr>
        <w:t>p</w:t>
      </w:r>
      <w:r>
        <w:t xml:space="preserve">, </w:t>
      </w:r>
      <w:r w:rsidRPr="00773827">
        <w:rPr>
          <w:i/>
          <w:iCs/>
        </w:rPr>
        <w:t>d</w:t>
      </w:r>
      <w:r>
        <w:t xml:space="preserve"> und </w:t>
      </w:r>
      <w:r w:rsidRPr="00773827">
        <w:rPr>
          <w:i/>
          <w:iCs/>
        </w:rPr>
        <w:t>q</w:t>
      </w:r>
      <w:r>
        <w:t xml:space="preserve"> </w:t>
      </w:r>
      <w:r>
        <w:lastRenderedPageBreak/>
        <w:t>genannt werden</w:t>
      </w:r>
      <w:r w:rsidR="009D0A5C">
        <w:t xml:space="preserve"> </w:t>
      </w:r>
      <w:r w:rsidR="009F538A">
        <w:t>[</w:t>
      </w:r>
      <w:r w:rsidR="00016432">
        <w:t>7</w:t>
      </w:r>
      <w:r w:rsidR="003A167B">
        <w:t>][</w:t>
      </w:r>
      <w:r w:rsidR="00C577A8">
        <w:t>8</w:t>
      </w:r>
      <w:r w:rsidR="003A167B">
        <w:t>]</w:t>
      </w:r>
      <w:r w:rsidR="009F538A">
        <w:t>[1</w:t>
      </w:r>
      <w:r w:rsidR="00D85527">
        <w:t>5</w:t>
      </w:r>
      <w:r w:rsidR="00946DB0">
        <w:t>-</w:t>
      </w:r>
      <w:r w:rsidR="009F538A">
        <w:t>17]</w:t>
      </w:r>
      <w:r w:rsidR="003A167B">
        <w:t xml:space="preserve">. </w:t>
      </w:r>
      <w:r w:rsidR="00FB4C4F">
        <w:t>Die Notation für diesen Modelltyp kann der folgenden Formel 3-6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483CE2" w14:paraId="2D862375" w14:textId="77777777" w:rsidTr="00DC7219">
        <w:tc>
          <w:tcPr>
            <w:tcW w:w="236" w:type="dxa"/>
          </w:tcPr>
          <w:p w14:paraId="43CE2EBF"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57E427BB" w14:textId="09CB13F5"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r>
                  <w:rPr>
                    <w:rFonts w:ascii="Cambria Math" w:hAnsi="Cambria Math"/>
                  </w:rPr>
                  <m:t>ARIMA(p,d,q)</m:t>
                </m:r>
              </m:oMath>
            </m:oMathPara>
          </w:p>
        </w:tc>
        <w:tc>
          <w:tcPr>
            <w:tcW w:w="993" w:type="dxa"/>
          </w:tcPr>
          <w:p w14:paraId="66D522AC" w14:textId="0AA9AC5E"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6</w:t>
            </w:r>
            <w:r>
              <w:t>)</w:t>
            </w:r>
          </w:p>
        </w:tc>
        <w:tc>
          <w:tcPr>
            <w:tcW w:w="993" w:type="dxa"/>
          </w:tcPr>
          <w:p w14:paraId="19A01659"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0F79A9D6" w14:textId="3FAB1AAF" w:rsidR="0027714C" w:rsidRDefault="0027714C" w:rsidP="0027714C">
      <w:pPr>
        <w:spacing w:after="0"/>
      </w:pPr>
      <w:r>
        <w:t xml:space="preserve">Der Parameter </w:t>
      </w:r>
      <w:r w:rsidRPr="00773827">
        <w:rPr>
          <w:i/>
          <w:iCs/>
        </w:rPr>
        <w:t>p</w:t>
      </w:r>
      <w:r>
        <w:t xml:space="preserve"> beschreibt den Grad des AR-Teils, der Parameter </w:t>
      </w:r>
      <w:r w:rsidRPr="00773827">
        <w:rPr>
          <w:i/>
          <w:iCs/>
        </w:rPr>
        <w:t>d</w:t>
      </w:r>
      <w:r>
        <w:t xml:space="preserve"> beschreibt den Grad des I-Teils</w:t>
      </w:r>
      <w:r w:rsidR="00B07309">
        <w:t xml:space="preserve"> bzw. die Anzahl optionaler Integrationen der Zeitreihe</w:t>
      </w:r>
      <w:r>
        <w:t xml:space="preserve"> und der Parameter </w:t>
      </w:r>
      <w:r w:rsidRPr="00773827">
        <w:rPr>
          <w:i/>
          <w:iCs/>
        </w:rPr>
        <w:t>q</w:t>
      </w:r>
      <w:r>
        <w:t xml:space="preserve"> beschreibt den Grad des MA-Teils</w:t>
      </w:r>
      <w:r w:rsidR="009D0A5C">
        <w:t xml:space="preserve"> </w:t>
      </w:r>
      <w:r w:rsidR="00D85527">
        <w:t>[7][8][15][16][17].</w:t>
      </w:r>
    </w:p>
    <w:p w14:paraId="5F233FA0" w14:textId="315FCF38" w:rsidR="0027714C" w:rsidRDefault="0027714C" w:rsidP="0027714C">
      <w:pPr>
        <w:spacing w:after="0"/>
      </w:pPr>
      <w:r>
        <w:t xml:space="preserve">Somit wird ein </w:t>
      </w:r>
      <w:r w:rsidRPr="00773827">
        <w:rPr>
          <w:i/>
          <w:iCs/>
        </w:rPr>
        <w:t>ARIMA(1, 0, 1)</w:t>
      </w:r>
      <w:r>
        <w:t xml:space="preserve"> Modell</w:t>
      </w:r>
      <w:r w:rsidR="00FB4C4F">
        <w:t>, mit einem AR-Teil, keinem I-Teil und einem MA-Teil,</w:t>
      </w:r>
      <w:r>
        <w:t xml:space="preserve"> durch die folgende F</w:t>
      </w:r>
      <w:r w:rsidR="00B7529D">
        <w:t>ormel</w:t>
      </w:r>
      <w:r>
        <w:t xml:space="preserve"> 3-</w:t>
      </w:r>
      <w:r w:rsidR="00E32571">
        <w:t>7</w:t>
      </w:r>
      <w:r>
        <w:t xml:space="preserve"> beschrieben: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27714C" w14:paraId="4A9DDF3C" w14:textId="77777777" w:rsidTr="00C56B14">
        <w:tc>
          <w:tcPr>
            <w:tcW w:w="236" w:type="dxa"/>
          </w:tcPr>
          <w:p w14:paraId="664CC353" w14:textId="77777777"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29EE3E11" w14:textId="2114B39C" w:rsidR="0027714C" w:rsidRDefault="00E2236A"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sSub>
                  <m:sSubPr>
                    <m:ctrlPr>
                      <w:rPr>
                        <w:rFonts w:ascii="Cambria Math" w:hAnsi="Cambria Math"/>
                        <w:i/>
                      </w:rPr>
                    </m:ctrlPr>
                  </m:sSubPr>
                  <m:e>
                    <m:r>
                      <w:rPr>
                        <w:rFonts w:ascii="Cambria Math" w:hAnsi="Cambria Math"/>
                      </w:rPr>
                      <m:t xml:space="preserve"> + e</m:t>
                    </m:r>
                  </m:e>
                  <m:sub>
                    <m:r>
                      <w:rPr>
                        <w:rFonts w:ascii="Cambria Math" w:hAnsi="Cambria Math"/>
                      </w:rPr>
                      <m:t>t</m:t>
                    </m:r>
                  </m:sub>
                </m:sSub>
              </m:oMath>
            </m:oMathPara>
          </w:p>
        </w:tc>
        <w:tc>
          <w:tcPr>
            <w:tcW w:w="993" w:type="dxa"/>
          </w:tcPr>
          <w:p w14:paraId="33CFCFC5" w14:textId="6898B0FE"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7</w:t>
            </w:r>
            <w:r>
              <w:t>)</w:t>
            </w:r>
          </w:p>
        </w:tc>
        <w:tc>
          <w:tcPr>
            <w:tcW w:w="993" w:type="dxa"/>
          </w:tcPr>
          <w:p w14:paraId="466277E1" w14:textId="77777777"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3CF057E" w14:textId="07C59E53" w:rsidR="00CC77DE" w:rsidRDefault="00EB2E5C" w:rsidP="00CE47D1">
      <w:pPr>
        <w:spacing w:after="0"/>
      </w:pPr>
      <w:ins w:id="86" w:author="Zelgai Nemati" w:date="2021-12-08T20:31:00Z">
        <w:r>
          <w:t xml:space="preserve">Die </w:t>
        </w:r>
      </w:ins>
      <w:r w:rsidR="00A500CF">
        <w:t xml:space="preserve">thematisierte </w:t>
      </w:r>
      <w:ins w:id="87" w:author="Zelgai Nemati" w:date="2021-12-08T20:31:00Z">
        <w:r>
          <w:t>Komplexitätsreduktion führt dazu, dass nach der Validierung der Prognoseparameter eine sch</w:t>
        </w:r>
      </w:ins>
      <w:ins w:id="88" w:author="Zelgai Nemati" w:date="2021-12-08T20:32:00Z">
        <w:r>
          <w:t>nelle Kalkulation der</w:t>
        </w:r>
        <w:r w:rsidR="00F9646B">
          <w:t xml:space="preserve"> Prognose </w:t>
        </w:r>
      </w:ins>
      <w:ins w:id="89" w:author="Zelgai Nemati" w:date="2021-12-08T21:50:00Z">
        <w:r w:rsidR="00493B2A">
          <w:t>möglich ist</w:t>
        </w:r>
      </w:ins>
      <w:r w:rsidR="009D0A5C">
        <w:t xml:space="preserve"> [</w:t>
      </w:r>
      <w:r w:rsidR="00C577A8">
        <w:t>7</w:t>
      </w:r>
      <w:r w:rsidR="003A167B">
        <w:t>][</w:t>
      </w:r>
      <w:r w:rsidR="00C577A8">
        <w:t>8</w:t>
      </w:r>
      <w:r w:rsidR="003A167B">
        <w:t>]</w:t>
      </w:r>
      <w:ins w:id="90" w:author="Zelgai Nemati" w:date="2021-12-08T20:32:00Z">
        <w:r w:rsidR="00F9646B">
          <w:t xml:space="preserve">. </w:t>
        </w:r>
      </w:ins>
      <w:ins w:id="91" w:author="Zelgai Nemati" w:date="2021-12-08T20:23:00Z">
        <w:r w:rsidR="00D472EE">
          <w:t>Ein weiterer entscheidender Vorteil von ARIMA</w:t>
        </w:r>
      </w:ins>
      <w:ins w:id="92" w:author="Zelgai Nemati" w:date="2021-12-08T20:25:00Z">
        <w:r w:rsidR="007E5AD3">
          <w:t xml:space="preserve"> und SARIMA</w:t>
        </w:r>
      </w:ins>
      <w:r w:rsidR="009B4327">
        <w:t xml:space="preserve"> (siehe Kapitel 3.2.4)</w:t>
      </w:r>
      <w:ins w:id="93" w:author="Zelgai Nemati" w:date="2021-12-08T20:25:00Z">
        <w:r w:rsidR="007E5AD3">
          <w:t xml:space="preserve"> Modellen</w:t>
        </w:r>
      </w:ins>
      <w:ins w:id="94" w:author="Zelgai Nemati" w:date="2021-12-08T20:23:00Z">
        <w:r w:rsidR="00D472EE">
          <w:t xml:space="preserve"> ist, dass sie </w:t>
        </w:r>
      </w:ins>
      <w:ins w:id="95" w:author="Zelgai Nemati" w:date="2021-12-08T20:26:00Z">
        <w:r w:rsidR="00EE5FB3">
          <w:t xml:space="preserve">sowohl auf </w:t>
        </w:r>
      </w:ins>
      <w:ins w:id="96" w:author="Zelgai Nemati" w:date="2021-12-08T20:27:00Z">
        <w:r w:rsidR="006C4BC2">
          <w:t>stationäre</w:t>
        </w:r>
      </w:ins>
      <w:ins w:id="97" w:author="Zelgai Nemati" w:date="2021-12-08T20:26:00Z">
        <w:r w:rsidR="00EE5FB3">
          <w:t xml:space="preserve"> als auch auf nicht stationäre Datensätze</w:t>
        </w:r>
      </w:ins>
      <w:ins w:id="98" w:author="Zelgai Nemati" w:date="2021-12-08T20:23:00Z">
        <w:r w:rsidR="00D472EE">
          <w:t xml:space="preserve"> anwendbar sind</w:t>
        </w:r>
      </w:ins>
      <w:r w:rsidR="009D0A5C">
        <w:t>, welches</w:t>
      </w:r>
      <w:ins w:id="99" w:author="Zelgai Nemati" w:date="2021-12-08T20:23:00Z">
        <w:r w:rsidR="00D472EE">
          <w:t xml:space="preserve"> durch eine </w:t>
        </w:r>
      </w:ins>
      <w:r w:rsidR="00F6336A">
        <w:t xml:space="preserve">optionale </w:t>
      </w:r>
      <w:ins w:id="100" w:author="Zelgai Nemati" w:date="2021-12-08T20:23:00Z">
        <w:r w:rsidR="00D472EE">
          <w:t xml:space="preserve">Integration der Zeitreihe ermöglicht </w:t>
        </w:r>
      </w:ins>
      <w:r w:rsidR="009D0A5C">
        <w:t xml:space="preserve">wird </w:t>
      </w:r>
      <w:ins w:id="101" w:author="Zelgai Nemati" w:date="2021-12-08T20:23:00Z">
        <w:r w:rsidR="00D472EE">
          <w:t>(dafür steht das</w:t>
        </w:r>
        <w:r w:rsidR="00D472EE" w:rsidRPr="00B7529D">
          <w:t xml:space="preserve"> I</w:t>
        </w:r>
        <w:r w:rsidR="00D472EE">
          <w:t xml:space="preserve"> im Namen des Modeltyps)</w:t>
        </w:r>
      </w:ins>
      <w:ins w:id="102" w:author="Zelgai Nemati" w:date="2021-12-08T20:26:00Z">
        <w:r w:rsidR="00EE5FB3" w:rsidRPr="00EE5FB3">
          <w:t xml:space="preserve"> </w:t>
        </w:r>
      </w:ins>
      <w:r w:rsidR="003A167B">
        <w:t>[</w:t>
      </w:r>
      <w:r w:rsidR="00C577A8">
        <w:t>7</w:t>
      </w:r>
      <w:r w:rsidR="003A167B">
        <w:t>][</w:t>
      </w:r>
      <w:r w:rsidR="00C577A8">
        <w:t>8</w:t>
      </w:r>
      <w:r w:rsidR="003A167B">
        <w:t>]</w:t>
      </w:r>
      <w:ins w:id="103" w:author="Zelgai Nemati" w:date="2021-12-08T20:32:00Z">
        <w:r w:rsidR="003A167B">
          <w:t xml:space="preserve">. </w:t>
        </w:r>
      </w:ins>
      <w:ins w:id="104" w:author="Zelgai Nemati" w:date="2021-12-08T22:00:00Z">
        <w:r w:rsidR="00FC5C8E">
          <w:t>Außerdem berechnen beide Modelle</w:t>
        </w:r>
      </w:ins>
      <w:ins w:id="105" w:author="Zelgai Nemati" w:date="2021-12-08T20:34:00Z">
        <w:r w:rsidR="002E6EF8">
          <w:t xml:space="preserve"> die Prognose auf Grundlage der Vergangenheitswerte </w:t>
        </w:r>
      </w:ins>
      <w:ins w:id="106" w:author="Zelgai Nemati" w:date="2021-12-08T22:00:00Z">
        <w:r w:rsidR="00C2639E">
          <w:t>(</w:t>
        </w:r>
      </w:ins>
      <w:ins w:id="107" w:author="Zelgai Nemati" w:date="2021-12-08T20:34:00Z">
        <w:r w:rsidR="002E6EF8">
          <w:t>und der vergangenen Fehlerwerte</w:t>
        </w:r>
      </w:ins>
      <w:ins w:id="108" w:author="Zelgai Nemati" w:date="2021-12-08T22:00:00Z">
        <w:r w:rsidR="00C2639E">
          <w:t>)</w:t>
        </w:r>
      </w:ins>
      <w:ins w:id="109" w:author="Zelgai Nemati" w:date="2021-12-08T20:35:00Z">
        <w:r w:rsidR="008750EC">
          <w:t xml:space="preserve"> und gewichten die zeitlich näherliegenden Werte stärker als </w:t>
        </w:r>
      </w:ins>
      <w:ins w:id="110" w:author="Zelgai Nemati" w:date="2021-12-08T20:36:00Z">
        <w:r w:rsidR="008750EC">
          <w:t xml:space="preserve">Werte, die lange in der Vergangenheit </w:t>
        </w:r>
      </w:ins>
      <w:ins w:id="111" w:author="Zelgai Nemati" w:date="2021-12-08T22:00:00Z">
        <w:r w:rsidR="00C2639E">
          <w:t xml:space="preserve">zurück </w:t>
        </w:r>
      </w:ins>
      <w:ins w:id="112" w:author="Zelgai Nemati" w:date="2021-12-08T20:36:00Z">
        <w:r w:rsidR="008750EC">
          <w:t>liegen. Dadurch ist sichergestellt, dass die Modelle auf sich ändernde Eigenschaften des Schwingungssignals optimal reagieren können</w:t>
        </w:r>
      </w:ins>
      <w:ins w:id="113" w:author="Zelgai Nemati" w:date="2021-12-08T22:11:00Z">
        <w:r w:rsidR="0002310D">
          <w:t xml:space="preserve"> [</w:t>
        </w:r>
      </w:ins>
      <w:r w:rsidR="00C577A8">
        <w:t>7</w:t>
      </w:r>
      <w:ins w:id="114" w:author="Zelgai Nemati" w:date="2021-12-08T22:11:00Z">
        <w:r w:rsidR="0002310D">
          <w:t>].</w:t>
        </w:r>
      </w:ins>
    </w:p>
    <w:p w14:paraId="4C188EC2" w14:textId="47D3385D" w:rsidR="0027714C" w:rsidRDefault="001D393A" w:rsidP="00CE47D1">
      <w:pPr>
        <w:spacing w:after="0"/>
      </w:pPr>
      <w:r>
        <w:t xml:space="preserve">Im Kapitel </w:t>
      </w:r>
      <w:r w:rsidR="00136825">
        <w:t>7</w:t>
      </w:r>
      <w:r>
        <w:t>.1.1, indem die praktische Umsetzung des ARIMA Modells thematisiert wird, wird ein bereits bestehender Algorithmus verwendet, um das optimale ARIMA</w:t>
      </w:r>
      <w:r w:rsidR="00B7529D">
        <w:t>-</w:t>
      </w:r>
      <w:r>
        <w:t>Modell</w:t>
      </w:r>
      <w:r w:rsidR="00CC77DE">
        <w:t>, passend zur jeweiligen Fragestellung und der zu analysierenden Zeitreihe,</w:t>
      </w:r>
      <w:r>
        <w:t xml:space="preserve"> zu identifizieren. </w:t>
      </w:r>
    </w:p>
    <w:p w14:paraId="426C8D1A" w14:textId="74773D30" w:rsidR="00486473" w:rsidRDefault="00CC2FAD" w:rsidP="00CE47D1">
      <w:pPr>
        <w:spacing w:after="0"/>
      </w:pPr>
      <w:r>
        <w:br w:type="page"/>
      </w:r>
    </w:p>
    <w:p w14:paraId="1B3417BD" w14:textId="5CC36848" w:rsidR="00CC2FAD" w:rsidRDefault="00CC2FAD" w:rsidP="00CC2FAD">
      <w:pPr>
        <w:pStyle w:val="berschrift3"/>
      </w:pPr>
      <w:bookmarkStart w:id="115" w:name="_Toc98853080"/>
      <w:r>
        <w:lastRenderedPageBreak/>
        <w:t>SARIMA</w:t>
      </w:r>
      <w:bookmarkEnd w:id="115"/>
    </w:p>
    <w:p w14:paraId="6DF6EC89" w14:textId="739EDBEC" w:rsidR="00627DE3" w:rsidRDefault="00627DE3" w:rsidP="00627DE3">
      <w:pPr>
        <w:spacing w:after="0"/>
      </w:pPr>
      <w:r w:rsidRPr="00D96760">
        <w:t>Seasonal Autoregressive Integrated Moving Average Prognosemodelle, abgekürzt SARIMA-Prognosemodelle, sind eine Weiterentwick</w:t>
      </w:r>
      <w:r>
        <w:t>lung von ARIMA-Modellen</w:t>
      </w:r>
      <w:r w:rsidR="00287E7D">
        <w:t xml:space="preserve"> </w:t>
      </w:r>
      <w:r w:rsidR="009F538A">
        <w:t>[16][18</w:t>
      </w:r>
      <w:r w:rsidR="00A537BA">
        <w:t>-</w:t>
      </w:r>
      <w:r w:rsidR="009F538A">
        <w:t>22]</w:t>
      </w:r>
      <w:r w:rsidR="00E32571">
        <w:t xml:space="preserve">. </w:t>
      </w:r>
      <w:r>
        <w:t>SARIMA</w:t>
      </w:r>
      <w:r w:rsidR="00B7529D">
        <w:t>-</w:t>
      </w:r>
      <w:r>
        <w:t xml:space="preserve">Prognosemodelle beziehen </w:t>
      </w:r>
      <w:ins w:id="116" w:author="Zelgai Nemati" w:date="2021-12-08T20:24:00Z">
        <w:r>
          <w:t xml:space="preserve">zusätzliche </w:t>
        </w:r>
      </w:ins>
      <w:r>
        <w:t xml:space="preserve">saisonale Parameter zur Prognose mit ein und </w:t>
      </w:r>
      <w:r w:rsidR="00E5550D">
        <w:t>können somit für bestimmte Zeitreihen optimierte Ergebnisse hervorbringen</w:t>
      </w:r>
      <w:r w:rsidR="00465EAD">
        <w:t>, weshalb sie sich einer hohen Beliebtheit erfreuen</w:t>
      </w:r>
      <w:r w:rsidR="00400386">
        <w:t xml:space="preserve"> </w:t>
      </w:r>
      <w:r w:rsidR="009F538A">
        <w:t>[18][20]</w:t>
      </w:r>
      <w:del w:id="117" w:author="Zelgai Nemati" w:date="2021-12-08T20:24:00Z">
        <w:r w:rsidDel="009A08B7">
          <w:delText xml:space="preserve"> (wie sie in unserem Fall vorliegen)</w:delText>
        </w:r>
      </w:del>
      <w:r>
        <w:t>.</w:t>
      </w:r>
      <w:r w:rsidR="00465EAD">
        <w:t xml:space="preserve"> </w:t>
      </w:r>
      <w:r w:rsidR="005C6CA1">
        <w:t>Besonders vor dem Hintergrund, der im Rahmen dieser Abschlussarbeit zu behandelnden Fragestellung, bei der die Turmkinematik durch Umweltparameter maßgeblich beeinflusst wird, sind durch das SARIMA</w:t>
      </w:r>
      <w:r w:rsidR="00B7529D">
        <w:t>-</w:t>
      </w:r>
      <w:r w:rsidR="005C6CA1">
        <w:t>Modell Prognoseergebnisse mit einer hohen Genauigkeit zu erwarten</w:t>
      </w:r>
      <w:r w:rsidR="00D6699F">
        <w:t>, da diese einer Saisonalität unterliegen</w:t>
      </w:r>
      <w:r w:rsidR="005C6CA1">
        <w:t>.</w:t>
      </w:r>
    </w:p>
    <w:p w14:paraId="6D2AB97F" w14:textId="478AF49B" w:rsidR="00483CE2" w:rsidRDefault="00483CE2" w:rsidP="00627DE3">
      <w:pPr>
        <w:spacing w:after="0"/>
      </w:pPr>
      <w:r>
        <w:t>Die Notation für diesen Modelltyp kann der folgenden Formel 3-8 entnommen werden</w:t>
      </w:r>
      <w:r w:rsidR="00032586">
        <w:t xml:space="preserve"> </w:t>
      </w:r>
      <w:r w:rsidR="009F538A">
        <w:t>[18</w:t>
      </w:r>
      <w:r w:rsidR="00A537BA">
        <w:t>-</w:t>
      </w:r>
      <w:r w:rsidR="009F538A">
        <w:t>20]</w:t>
      </w:r>
      <w:r w:rsidR="00E32571">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483CE2" w14:paraId="1FF03A13" w14:textId="77777777" w:rsidTr="00DC7219">
        <w:tc>
          <w:tcPr>
            <w:tcW w:w="236" w:type="dxa"/>
          </w:tcPr>
          <w:p w14:paraId="499EA60D"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66552FD7" w14:textId="4DE0DC97" w:rsidR="00483CE2" w:rsidRDefault="00E2236A"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SARIMA</m:t>
                    </m:r>
                    <m:d>
                      <m:dPr>
                        <m:ctrlPr>
                          <w:rPr>
                            <w:rFonts w:ascii="Cambria Math" w:hAnsi="Cambria Math"/>
                            <w:i/>
                          </w:rPr>
                        </m:ctrlPr>
                      </m:dPr>
                      <m:e>
                        <m:r>
                          <w:rPr>
                            <w:rFonts w:ascii="Cambria Math" w:hAnsi="Cambria Math"/>
                          </w:rPr>
                          <m:t>p,d,q</m:t>
                        </m:r>
                      </m:e>
                    </m:d>
                    <m:d>
                      <m:dPr>
                        <m:ctrlPr>
                          <w:rPr>
                            <w:rFonts w:ascii="Cambria Math" w:hAnsi="Cambria Math"/>
                            <w:i/>
                          </w:rPr>
                        </m:ctrlPr>
                      </m:dPr>
                      <m:e>
                        <m:r>
                          <w:rPr>
                            <w:rFonts w:ascii="Cambria Math" w:hAnsi="Cambria Math"/>
                          </w:rPr>
                          <m:t>P,D,Q</m:t>
                        </m:r>
                      </m:e>
                    </m:d>
                  </m:e>
                  <m:sub>
                    <m:r>
                      <w:rPr>
                        <w:rFonts w:ascii="Cambria Math" w:hAnsi="Cambria Math"/>
                      </w:rPr>
                      <m:t>s</m:t>
                    </m:r>
                  </m:sub>
                </m:sSub>
              </m:oMath>
            </m:oMathPara>
          </w:p>
        </w:tc>
        <w:tc>
          <w:tcPr>
            <w:tcW w:w="993" w:type="dxa"/>
          </w:tcPr>
          <w:p w14:paraId="6D193341" w14:textId="0C220E1A"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8</w:t>
            </w:r>
            <w:r>
              <w:t>)</w:t>
            </w:r>
          </w:p>
        </w:tc>
        <w:tc>
          <w:tcPr>
            <w:tcW w:w="993" w:type="dxa"/>
          </w:tcPr>
          <w:p w14:paraId="7AD030E2"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69272C2F" w14:textId="1373FFBF" w:rsidR="00FB4C4F" w:rsidRDefault="00FB4C4F" w:rsidP="00627DE3">
      <w:pPr>
        <w:spacing w:after="0"/>
      </w:pPr>
      <w:r>
        <w:t xml:space="preserve">Das </w:t>
      </w:r>
      <w:r w:rsidRPr="00773827">
        <w:rPr>
          <w:i/>
          <w:iCs/>
        </w:rPr>
        <w:t>P</w:t>
      </w:r>
      <w:r>
        <w:t xml:space="preserve"> steht für die Anzahl der saisonalen AR Terme, </w:t>
      </w:r>
      <w:r w:rsidRPr="00773827">
        <w:rPr>
          <w:i/>
          <w:iCs/>
        </w:rPr>
        <w:t>D</w:t>
      </w:r>
      <w:r>
        <w:t xml:space="preserve"> für die Anzahl der saisonalen I Terme, </w:t>
      </w:r>
      <w:r w:rsidRPr="00773827">
        <w:rPr>
          <w:i/>
          <w:iCs/>
        </w:rPr>
        <w:t>Q</w:t>
      </w:r>
      <w:r>
        <w:t xml:space="preserve"> für die Anzahl der </w:t>
      </w:r>
      <w:r w:rsidR="005755EB">
        <w:t>s</w:t>
      </w:r>
      <w:r>
        <w:t xml:space="preserve">aisonalen MA Terme und </w:t>
      </w:r>
      <w:r w:rsidRPr="00773827">
        <w:rPr>
          <w:i/>
          <w:iCs/>
        </w:rPr>
        <w:t>s</w:t>
      </w:r>
      <w:r>
        <w:t xml:space="preserve"> für die Länge der Saisonalität</w:t>
      </w:r>
      <w:r w:rsidR="00032586">
        <w:t xml:space="preserve"> </w:t>
      </w:r>
      <w:r w:rsidR="009F538A">
        <w:t>[18</w:t>
      </w:r>
      <w:r w:rsidR="00A537BA">
        <w:t>-</w:t>
      </w:r>
      <w:r w:rsidR="009F538A">
        <w:t>20]</w:t>
      </w:r>
      <w:r w:rsidR="00E32571">
        <w:t xml:space="preserve">. </w:t>
      </w:r>
      <w:r w:rsidR="00C41BA5">
        <w:t>Der folgenden Formel 3-9 kann eine allgemeine Definition des SARIMA</w:t>
      </w:r>
      <w:r w:rsidR="005755EB">
        <w:t>-</w:t>
      </w:r>
      <w:r w:rsidR="00C41BA5">
        <w:t>Modells entnommen werden</w:t>
      </w:r>
      <w:r w:rsidR="00032586">
        <w:t xml:space="preserve"> </w:t>
      </w:r>
      <w:r w:rsidR="009F538A">
        <w:t>[18</w:t>
      </w:r>
      <w:r w:rsidR="00A537BA">
        <w:t>-</w:t>
      </w:r>
      <w:r w:rsidR="009F538A">
        <w:t>20]</w:t>
      </w:r>
      <w:r w:rsidR="00C41BA5">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C41BA5" w14:paraId="5B390C2D" w14:textId="77777777" w:rsidTr="00DC7219">
        <w:tc>
          <w:tcPr>
            <w:tcW w:w="236" w:type="dxa"/>
          </w:tcPr>
          <w:p w14:paraId="132A01F9" w14:textId="77777777"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D9A741D" w14:textId="703ED101" w:rsidR="00C41BA5" w:rsidRPr="000F3220" w:rsidRDefault="00E2236A" w:rsidP="000660AD">
            <w:pPr>
              <w:pBdr>
                <w:top w:val="none" w:sz="0" w:space="0" w:color="auto"/>
                <w:left w:val="none" w:sz="0" w:space="0" w:color="auto"/>
                <w:bottom w:val="none" w:sz="0" w:space="0" w:color="auto"/>
                <w:right w:val="none" w:sz="0" w:space="0" w:color="auto"/>
                <w:between w:val="none" w:sz="0" w:space="0" w:color="auto"/>
              </w:pBdr>
              <w:spacing w:before="24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µ+ </m:t>
                </m:r>
                <m:d>
                  <m:dPr>
                    <m:ctrlPr>
                      <w:rPr>
                        <w:rFonts w:ascii="Cambria Math" w:hAnsi="Cambria Math"/>
                        <w:i/>
                        <w:sz w:val="20"/>
                        <w:szCs w:val="20"/>
                      </w:rPr>
                    </m:ctrlPr>
                  </m:dPr>
                  <m:e>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p</m:t>
                        </m:r>
                      </m:sup>
                      <m:e>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t-j</m:t>
                            </m:r>
                          </m:sub>
                        </m:sSub>
                      </m:e>
                    </m:nary>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P</m:t>
                        </m:r>
                      </m:sup>
                      <m:e>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s*j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t-s*j</m:t>
                            </m:r>
                          </m:sub>
                        </m:sSub>
                      </m:e>
                    </m:nary>
                  </m:e>
                </m:d>
                <m:r>
                  <w:rPr>
                    <w:rFonts w:ascii="Cambria Math" w:hAnsi="Cambria Math"/>
                    <w:sz w:val="20"/>
                    <w:szCs w:val="20"/>
                  </w:rPr>
                  <m:t>+</m:t>
                </m:r>
                <m:d>
                  <m:dPr>
                    <m:ctrlPr>
                      <w:rPr>
                        <w:rFonts w:ascii="Cambria Math" w:hAnsi="Cambria Math"/>
                        <w:i/>
                        <w:sz w:val="20"/>
                        <w:szCs w:val="20"/>
                      </w:rPr>
                    </m:ctrlPr>
                  </m:dPr>
                  <m:e>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d</m:t>
                        </m:r>
                      </m:sup>
                      <m:e>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t-j</m:t>
                            </m:r>
                          </m:sub>
                        </m:sSub>
                      </m:e>
                    </m:nary>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D</m:t>
                        </m:r>
                      </m:sup>
                      <m:e>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s*j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t-s*j</m:t>
                            </m:r>
                          </m:sub>
                        </m:sSub>
                      </m:e>
                    </m:nary>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oMath>
            </m:oMathPara>
          </w:p>
        </w:tc>
        <w:tc>
          <w:tcPr>
            <w:tcW w:w="993" w:type="dxa"/>
          </w:tcPr>
          <w:p w14:paraId="39656164" w14:textId="7305913E"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9</w:t>
            </w:r>
            <w:r>
              <w:t>)</w:t>
            </w:r>
          </w:p>
        </w:tc>
        <w:tc>
          <w:tcPr>
            <w:tcW w:w="993" w:type="dxa"/>
          </w:tcPr>
          <w:p w14:paraId="0155FF8A" w14:textId="77777777"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616877BA" w14:textId="642E04CE" w:rsidR="00465EAD" w:rsidRDefault="00D6699F" w:rsidP="000F3220">
      <w:pPr>
        <w:spacing w:after="0"/>
      </w:pPr>
      <w:r>
        <w:t>Die Vorteile des ARIMA</w:t>
      </w:r>
      <w:r w:rsidR="00D45DF3">
        <w:t>-</w:t>
      </w:r>
      <w:r>
        <w:t>Prognosemodells, welche im Kapitel 3.2.3 thematisiert wurden, gelten ebenso im Kontext des SARIMA</w:t>
      </w:r>
      <w:r w:rsidR="00D45DF3">
        <w:t>-</w:t>
      </w:r>
      <w:r>
        <w:t xml:space="preserve">Modells. Außerdem sind wie beschrieben durch die saisonale Komponente bessere Ergebnisse zu erwarten. Diese Vermutung wird dann im Kapitel </w:t>
      </w:r>
      <w:r w:rsidR="00E32571">
        <w:t>7</w:t>
      </w:r>
      <w:r>
        <w:t>.</w:t>
      </w:r>
      <w:r w:rsidR="00E32571">
        <w:t>4</w:t>
      </w:r>
      <w:r>
        <w:t xml:space="preserve"> abschließend beantwortet.</w:t>
      </w:r>
    </w:p>
    <w:p w14:paraId="0C49A167" w14:textId="0A4A952D" w:rsidR="00CC2FAD" w:rsidRPr="00CC2FAD" w:rsidRDefault="000F3220" w:rsidP="00032586">
      <w:pPr>
        <w:spacing w:after="0"/>
      </w:pPr>
      <w:r>
        <w:t xml:space="preserve">Im Kapitel </w:t>
      </w:r>
      <w:r w:rsidR="00E32571">
        <w:t>7</w:t>
      </w:r>
      <w:r>
        <w:t xml:space="preserve">.2.1, indem die praktische Umsetzung des SARIMA Modells thematisiert wird, wird ein bereits bestehender Algorithmus verwendet, um das optimale </w:t>
      </w:r>
      <w:r w:rsidR="00A70AA6">
        <w:t>S</w:t>
      </w:r>
      <w:r>
        <w:t>ARIMA Modell, passend zur jeweiligen Fragestellung und der zu analysierenden Zeitreihe, zu identifizieren.</w:t>
      </w:r>
      <w:r w:rsidR="00CC2FAD">
        <w:br w:type="page"/>
      </w:r>
    </w:p>
    <w:p w14:paraId="4C11097E" w14:textId="799043C2" w:rsidR="006867A2" w:rsidRDefault="00990EA6" w:rsidP="00191C37">
      <w:pPr>
        <w:pStyle w:val="berschrift3"/>
      </w:pPr>
      <w:bookmarkStart w:id="118" w:name="_Toc98853081"/>
      <w:r>
        <w:lastRenderedPageBreak/>
        <w:t>Prophet</w:t>
      </w:r>
      <w:r w:rsidR="00573E8D">
        <w:t xml:space="preserve"> (Neuronales Netzwerk)</w:t>
      </w:r>
      <w:bookmarkEnd w:id="118"/>
    </w:p>
    <w:p w14:paraId="718D1A2F" w14:textId="793C4E9F" w:rsidR="009F7A5E" w:rsidRDefault="009F7A5E" w:rsidP="00CC2FAD">
      <w:pPr>
        <w:spacing w:after="0"/>
      </w:pPr>
      <w:r>
        <w:t>Um die Eingangs formulierte Fragestellung</w:t>
      </w:r>
      <w:r w:rsidR="002B52A7">
        <w:t xml:space="preserve">, </w:t>
      </w:r>
      <w:r w:rsidR="003123F5">
        <w:t xml:space="preserve">wie genau die </w:t>
      </w:r>
      <w:r w:rsidR="002B52A7">
        <w:t>T</w:t>
      </w:r>
      <w:r w:rsidR="003123F5">
        <w:t>urmkinematik für die nächsten Sekunden und Minuten vorher</w:t>
      </w:r>
      <w:r w:rsidR="00101F8E">
        <w:t>gesagt werden kann</w:t>
      </w:r>
      <w:r w:rsidR="002B52A7">
        <w:t>,</w:t>
      </w:r>
      <w:r w:rsidR="003123F5">
        <w:t xml:space="preserve"> </w:t>
      </w:r>
      <w:r>
        <w:t>fundiert beantworten zu können, sollen im Rahmen dieser A</w:t>
      </w:r>
      <w:r w:rsidR="00D45DF3">
        <w:t>bschlussarbeit</w:t>
      </w:r>
      <w:r>
        <w:t xml:space="preserve"> nicht nur statistische Methoden, sondern auch </w:t>
      </w:r>
      <w:r w:rsidR="00D45DF3">
        <w:t xml:space="preserve">ein </w:t>
      </w:r>
      <w:r w:rsidR="00B07309">
        <w:t>n</w:t>
      </w:r>
      <w:r>
        <w:t>euronale</w:t>
      </w:r>
      <w:r w:rsidR="00D45DF3">
        <w:t>s</w:t>
      </w:r>
      <w:r>
        <w:t xml:space="preserve"> Netz zur Kurzzeitprognose der Turmschwingungskinematik verwendet werden</w:t>
      </w:r>
      <w:r w:rsidR="00F0563C">
        <w:t>, da diese</w:t>
      </w:r>
      <w:r w:rsidR="00D45DF3">
        <w:t>s</w:t>
      </w:r>
      <w:r w:rsidR="00F0563C">
        <w:t xml:space="preserve"> eventuell bessere Ergebnisse hervorbring</w:t>
      </w:r>
      <w:r w:rsidR="00D45DF3">
        <w:t>t</w:t>
      </w:r>
      <w:r w:rsidR="00F0563C">
        <w:t>.</w:t>
      </w:r>
    </w:p>
    <w:p w14:paraId="1DEFF367" w14:textId="1CD8AD9C" w:rsidR="003A5A7E" w:rsidRDefault="003A5A7E" w:rsidP="00CC2FAD">
      <w:pPr>
        <w:spacing w:after="0"/>
      </w:pPr>
      <w:r>
        <w:t xml:space="preserve">Prophet ist ein vom Unternehmen Facebook entwickeltes </w:t>
      </w:r>
      <w:r w:rsidR="009F7A5E">
        <w:t>Zeitreihen-Prognose</w:t>
      </w:r>
      <w:r>
        <w:t xml:space="preserve">-Tool bzw. Framework, welches </w:t>
      </w:r>
      <w:r w:rsidR="003123F5">
        <w:t>o</w:t>
      </w:r>
      <w:r>
        <w:t>pen-</w:t>
      </w:r>
      <w:r w:rsidR="003123F5">
        <w:t>s</w:t>
      </w:r>
      <w:r>
        <w:t xml:space="preserve">ource ist und mithilfe der Programmiersprachen R und Python </w:t>
      </w:r>
      <w:r w:rsidR="00466D60">
        <w:t>g</w:t>
      </w:r>
      <w:r>
        <w:t>enutzt werden kann</w:t>
      </w:r>
      <w:r w:rsidR="00502A54">
        <w:t xml:space="preserve"> [</w:t>
      </w:r>
      <w:r w:rsidR="00F87F2A">
        <w:t>9</w:t>
      </w:r>
      <w:r w:rsidR="00502A54">
        <w:t>]</w:t>
      </w:r>
      <w:r w:rsidR="009F538A">
        <w:t>[11][12]</w:t>
      </w:r>
      <w:r>
        <w:t>.</w:t>
      </w:r>
      <w:r w:rsidR="009F7A5E">
        <w:t xml:space="preserve"> Eine detaillierte Dokumentation</w:t>
      </w:r>
      <w:r w:rsidR="00EB5105">
        <w:t xml:space="preserve"> </w:t>
      </w:r>
      <w:r w:rsidR="009F7A5E">
        <w:t>ist unter folgendem Link aufrufbar:</w:t>
      </w:r>
    </w:p>
    <w:p w14:paraId="08123982" w14:textId="77831ED7" w:rsidR="009F7A5E" w:rsidRPr="009F7A5E" w:rsidRDefault="009F7A5E" w:rsidP="00AC604C">
      <w:pPr>
        <w:spacing w:before="240"/>
        <w:jc w:val="center"/>
        <w:rPr>
          <w:b/>
          <w:bCs/>
        </w:rPr>
      </w:pPr>
      <w:r w:rsidRPr="009F7A5E">
        <w:rPr>
          <w:b/>
          <w:bCs/>
        </w:rPr>
        <w:t>https://facebook.github.io/prophet/docs/quick_start.html#python-api</w:t>
      </w:r>
    </w:p>
    <w:p w14:paraId="6BFB7926" w14:textId="07A7B562" w:rsidR="00EE2CAF" w:rsidRDefault="009F7A5E" w:rsidP="00CC2FAD">
      <w:pPr>
        <w:spacing w:after="0"/>
      </w:pPr>
      <w:r>
        <w:t>Die Analyse bzw. Prognose durch Prophet basiert auf einem neuronalen Netz, welches</w:t>
      </w:r>
      <w:r w:rsidR="003E0A5E">
        <w:t xml:space="preserve"> aus drei Grundfunktionen </w:t>
      </w:r>
      <w:r w:rsidR="00EE2CAF">
        <w:t>zusammengesetzt</w:t>
      </w:r>
      <w:r w:rsidR="003E0A5E">
        <w:t xml:space="preserve"> ist</w:t>
      </w:r>
      <w:r w:rsidR="00502A54">
        <w:t xml:space="preserve"> [</w:t>
      </w:r>
      <w:r w:rsidR="00F87F2A">
        <w:t>9]</w:t>
      </w:r>
      <w:r w:rsidR="00466D60">
        <w:t>[</w:t>
      </w:r>
      <w:r w:rsidR="009F538A">
        <w:t>1</w:t>
      </w:r>
      <w:r w:rsidR="00466D60">
        <w:t>0]</w:t>
      </w:r>
      <w:r w:rsidR="009F538A">
        <w:t>[12]</w:t>
      </w:r>
      <w:r w:rsidR="00F87F2A">
        <w:t>.</w:t>
      </w:r>
      <w:r w:rsidR="00EE2CAF">
        <w:t xml:space="preserve"> Dies kann der folgenden Formel 3-</w:t>
      </w:r>
      <w:r w:rsidR="00AA62F9">
        <w:t>10</w:t>
      </w:r>
      <w:r w:rsidR="00EE2CAF">
        <w:t xml:space="preserve">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EE2CAF" w14:paraId="1860CF30" w14:textId="77777777" w:rsidTr="00816B90">
        <w:tc>
          <w:tcPr>
            <w:tcW w:w="236" w:type="dxa"/>
          </w:tcPr>
          <w:p w14:paraId="49F37182" w14:textId="77777777"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1B566E5B" w14:textId="0BF90B32"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xml:space="preserve"> </m:t>
                </m:r>
              </m:oMath>
            </m:oMathPara>
          </w:p>
        </w:tc>
        <w:tc>
          <w:tcPr>
            <w:tcW w:w="993" w:type="dxa"/>
          </w:tcPr>
          <w:p w14:paraId="5DD462A3" w14:textId="1B78C64E"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AA62F9">
              <w:t>10</w:t>
            </w:r>
            <w:r>
              <w:t>)</w:t>
            </w:r>
          </w:p>
        </w:tc>
        <w:tc>
          <w:tcPr>
            <w:tcW w:w="993" w:type="dxa"/>
          </w:tcPr>
          <w:p w14:paraId="37D8EF4B" w14:textId="77777777"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5A56E6E" w14:textId="1278B1AB" w:rsidR="009F7A5E" w:rsidRDefault="00EE2CAF" w:rsidP="00CC2FAD">
      <w:pPr>
        <w:spacing w:after="0"/>
      </w:pPr>
      <w:r>
        <w:t xml:space="preserve">Der grundlegende Trend einer Zeitreihe wird durch </w:t>
      </w:r>
      <w:r w:rsidRPr="00D45DF3">
        <w:rPr>
          <w:i/>
          <w:iCs/>
        </w:rPr>
        <w:t>g(t)</w:t>
      </w:r>
      <w:r>
        <w:t xml:space="preserve"> modelliert, die mögliche Saisonalität einer Zeitreihe wird durch </w:t>
      </w:r>
      <w:r w:rsidRPr="00D45DF3">
        <w:rPr>
          <w:i/>
          <w:iCs/>
        </w:rPr>
        <w:t>s</w:t>
      </w:r>
      <w:r w:rsidR="00C15CF3" w:rsidRPr="00D45DF3">
        <w:rPr>
          <w:i/>
          <w:iCs/>
          <w:vertAlign w:val="subscript"/>
        </w:rPr>
        <w:t>p</w:t>
      </w:r>
      <w:r w:rsidRPr="00D45DF3">
        <w:rPr>
          <w:i/>
          <w:iCs/>
        </w:rPr>
        <w:t>(t)</w:t>
      </w:r>
      <w:r>
        <w:t xml:space="preserve"> dargestellt und </w:t>
      </w:r>
      <w:r w:rsidRPr="00D45DF3">
        <w:rPr>
          <w:i/>
          <w:iCs/>
        </w:rPr>
        <w:t>h(t)</w:t>
      </w:r>
      <w:r>
        <w:t xml:space="preserve"> </w:t>
      </w:r>
      <w:r w:rsidR="00C15CF3">
        <w:t xml:space="preserve">gibt die unterschiedliche Gewichtung bzw. Relevanz verschiedener Zeiträume im </w:t>
      </w:r>
      <w:r>
        <w:t xml:space="preserve"> Datensatz bzw. in der zu analysierenden Zeitreihe</w:t>
      </w:r>
      <w:r w:rsidR="00446644">
        <w:t xml:space="preserve"> </w:t>
      </w:r>
      <w:r w:rsidR="00C15CF3">
        <w:t xml:space="preserve">an </w:t>
      </w:r>
      <w:r w:rsidR="00446644">
        <w:t>[</w:t>
      </w:r>
      <w:r w:rsidR="00CA6702">
        <w:t>9]</w:t>
      </w:r>
      <w:r w:rsidR="009F538A">
        <w:t>[10][12]</w:t>
      </w:r>
      <w:r>
        <w:t>.</w:t>
      </w:r>
      <w:r w:rsidR="00583E3D">
        <w:t xml:space="preserve"> </w:t>
      </w:r>
      <w:r w:rsidR="009F7A5E">
        <w:t xml:space="preserve">Dadurch ist es möglich das initial für </w:t>
      </w:r>
      <w:r w:rsidR="00F0563C">
        <w:t>w</w:t>
      </w:r>
      <w:r w:rsidR="009F7A5E">
        <w:t>irtschaftswissenschaftliche Fragestellungen entwickelte Netz</w:t>
      </w:r>
      <w:r>
        <w:t xml:space="preserve"> (ähnlich wie beim ARIMA</w:t>
      </w:r>
      <w:r w:rsidR="00D45DF3">
        <w:t>-</w:t>
      </w:r>
      <w:r>
        <w:t>Modell)</w:t>
      </w:r>
      <w:r w:rsidR="009F7A5E">
        <w:t xml:space="preserve"> auf diverse Fragestellungen zu adaptieren</w:t>
      </w:r>
      <w:r w:rsidR="00CA6702">
        <w:t xml:space="preserve"> </w:t>
      </w:r>
      <w:r w:rsidR="009F538A">
        <w:t>[11]</w:t>
      </w:r>
      <w:r w:rsidR="00CA6702">
        <w:t>.</w:t>
      </w:r>
    </w:p>
    <w:p w14:paraId="1E99C24A" w14:textId="397F2639" w:rsidR="00F0563C" w:rsidRDefault="00F0563C" w:rsidP="00CC2FAD">
      <w:pPr>
        <w:spacing w:after="0"/>
      </w:pPr>
      <w:r>
        <w:t>Im Rahmen dieser A</w:t>
      </w:r>
      <w:r w:rsidR="002876A4">
        <w:t>bschlus</w:t>
      </w:r>
      <w:r w:rsidR="00AB67C9">
        <w:t>sa</w:t>
      </w:r>
      <w:r>
        <w:t xml:space="preserve">rbeit wird Prophet gegenüber anderen </w:t>
      </w:r>
      <w:r w:rsidR="00C15CF3">
        <w:t>n</w:t>
      </w:r>
      <w:r>
        <w:t>euronalen Netzwerk</w:t>
      </w:r>
      <w:r w:rsidR="009D7FEF">
        <w:t>en</w:t>
      </w:r>
      <w:r>
        <w:t xml:space="preserve"> bevorzugt, da es </w:t>
      </w:r>
      <w:r w:rsidR="00583E3D">
        <w:t>hoch konfigurierbar ist und keine besonderen Anforderungen an den Datensatz in Bezug auf Stationarität stellt</w:t>
      </w:r>
      <w:r w:rsidR="00502A54">
        <w:t xml:space="preserve"> </w:t>
      </w:r>
      <w:r w:rsidR="00CA6702">
        <w:t>[9</w:t>
      </w:r>
      <w:r w:rsidR="00A537BA">
        <w:t>-</w:t>
      </w:r>
      <w:r w:rsidR="009F538A">
        <w:t>12]</w:t>
      </w:r>
      <w:r w:rsidR="00CA6702">
        <w:t xml:space="preserve">. </w:t>
      </w:r>
      <w:r>
        <w:t>Ein weitere</w:t>
      </w:r>
      <w:r w:rsidR="003123F5">
        <w:t>s</w:t>
      </w:r>
      <w:r>
        <w:t xml:space="preserve"> </w:t>
      </w:r>
      <w:r w:rsidR="003123F5">
        <w:t>a</w:t>
      </w:r>
      <w:r>
        <w:t>usschlaggebende</w:t>
      </w:r>
      <w:r w:rsidR="003123F5">
        <w:t>s</w:t>
      </w:r>
      <w:r>
        <w:t xml:space="preserve"> </w:t>
      </w:r>
      <w:r w:rsidR="003123F5">
        <w:t>Argument</w:t>
      </w:r>
      <w:r>
        <w:t xml:space="preserve"> ist, dass </w:t>
      </w:r>
      <w:r w:rsidR="008A63D4">
        <w:t xml:space="preserve">es </w:t>
      </w:r>
      <w:r>
        <w:t>mithilfe von Prophet</w:t>
      </w:r>
      <w:r w:rsidR="008A63D4">
        <w:t xml:space="preserve"> möglich ist</w:t>
      </w:r>
      <w:r>
        <w:t xml:space="preserve"> die Prognose in Echtzeit</w:t>
      </w:r>
      <w:r w:rsidR="00612273">
        <w:t xml:space="preserve"> zu</w:t>
      </w:r>
      <w:r>
        <w:t xml:space="preserve"> testen und optimieren, sodass es besonders in IoT Szenarien </w:t>
      </w:r>
      <w:r w:rsidR="003123F5">
        <w:t>zu besseren Ergebnissen führt</w:t>
      </w:r>
      <w:r w:rsidR="00CA6702">
        <w:t xml:space="preserve"> </w:t>
      </w:r>
      <w:r w:rsidR="009F538A">
        <w:t>[11]</w:t>
      </w:r>
      <w:r w:rsidR="00CA6702">
        <w:t>.</w:t>
      </w:r>
    </w:p>
    <w:p w14:paraId="5B127A1E" w14:textId="2F7AFD3C" w:rsidR="00A946B8" w:rsidRDefault="00A946B8">
      <w:pPr>
        <w:spacing w:after="0" w:line="240" w:lineRule="auto"/>
        <w:jc w:val="left"/>
      </w:pPr>
      <w:r>
        <w:br w:type="page"/>
      </w:r>
    </w:p>
    <w:p w14:paraId="1C51C223" w14:textId="394445F4" w:rsidR="00A946B8" w:rsidRDefault="00A946B8" w:rsidP="00337D29">
      <w:pPr>
        <w:pStyle w:val="berschrift1"/>
      </w:pPr>
      <w:bookmarkStart w:id="119" w:name="_Toc98853082"/>
      <w:r>
        <w:lastRenderedPageBreak/>
        <w:t>Sen</w:t>
      </w:r>
      <w:r w:rsidR="00337D29">
        <w:t>vion Windkraftanlage</w:t>
      </w:r>
      <w:bookmarkEnd w:id="119"/>
    </w:p>
    <w:p w14:paraId="19BDDBBB" w14:textId="203B79BA" w:rsidR="001C40D8" w:rsidRDefault="001C40D8" w:rsidP="001C40D8">
      <w:pPr>
        <w:spacing w:after="0"/>
      </w:pPr>
      <w:r>
        <w:t>Die Senvion Windkraftanlage</w:t>
      </w:r>
      <w:r w:rsidR="00923AFC">
        <w:t>,</w:t>
      </w:r>
      <w:r>
        <w:t xml:space="preserve"> </w:t>
      </w:r>
      <w:r w:rsidR="00923AFC">
        <w:t>mit einer Nennleistung von 3</w:t>
      </w:r>
      <w:r w:rsidR="00F8400D">
        <w:t>.</w:t>
      </w:r>
      <w:r w:rsidR="00923AFC">
        <w:t>37</w:t>
      </w:r>
      <w:r w:rsidR="00850453">
        <w:t xml:space="preserve"> </w:t>
      </w:r>
      <w:r w:rsidR="00923AFC">
        <w:t>MW,</w:t>
      </w:r>
      <w:r w:rsidR="0061075E">
        <w:t xml:space="preserve"> </w:t>
      </w:r>
      <w:r>
        <w:t>dient als Forschungsplattform zur Entwicklung und Erprobung praxistauglicher Lösungen in der Anlagentechnik, der Erprobung neuartiger Sensoren zur Überwachung von Getriebe, Triebstrang und Rotorblatt und liefert Messdaten für Verbesserungen in Konstruktion, Werkstoffwahl, Fertigung und Steuerung von Windenergieanlagen</w:t>
      </w:r>
      <w:r w:rsidR="0061075E">
        <w:t>.</w:t>
      </w:r>
    </w:p>
    <w:p w14:paraId="748F9E06" w14:textId="45226042" w:rsidR="001C40D8" w:rsidRDefault="001C40D8" w:rsidP="001C40D8">
      <w:pPr>
        <w:spacing w:after="0"/>
      </w:pPr>
      <w:r>
        <w:t>Der nachfolgenden Abbildung</w:t>
      </w:r>
      <w:r w:rsidR="003B4FB2">
        <w:t xml:space="preserve"> 4-1,</w:t>
      </w:r>
      <w:r>
        <w:t xml:space="preserve"> der Windkraftanlage</w:t>
      </w:r>
      <w:r w:rsidR="003B4FB2">
        <w:t>,</w:t>
      </w:r>
      <w:r>
        <w:t xml:space="preserve"> sind </w:t>
      </w:r>
      <w:r w:rsidR="0061075E">
        <w:t>Größenp</w:t>
      </w:r>
      <w:r>
        <w:t>arameter und die Position der Sensorbox zu entnehmen. Der konkrete Aufbau, Funktionsweise und Daten</w:t>
      </w:r>
      <w:r w:rsidR="00983605">
        <w:t xml:space="preserve">, welche von der Sensorbox, </w:t>
      </w:r>
      <w:r>
        <w:t>erfasst werden, werden in dem Kapitel 5 thematisiert.</w:t>
      </w:r>
    </w:p>
    <w:p w14:paraId="608191C9" w14:textId="22A3975F" w:rsidR="001C40D8" w:rsidRDefault="007E4C50" w:rsidP="00AC604C">
      <w:pPr>
        <w:spacing w:before="240" w:after="0"/>
        <w:jc w:val="center"/>
      </w:pPr>
      <w:r>
        <w:rPr>
          <w:noProof/>
        </w:rPr>
        <w:drawing>
          <wp:inline distT="0" distB="0" distL="0" distR="0" wp14:anchorId="78F2E8E1" wp14:editId="2A4DF69B">
            <wp:extent cx="4826738" cy="4450465"/>
            <wp:effectExtent l="0" t="0" r="0" b="7620"/>
            <wp:docPr id="4" name="Grafik 4" descr="Ein Bild, das Text,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Uhr enthält.&#10;&#10;Automatisch generierte Beschreibung"/>
                    <pic:cNvPicPr/>
                  </pic:nvPicPr>
                  <pic:blipFill>
                    <a:blip r:embed="rId21"/>
                    <a:stretch>
                      <a:fillRect/>
                    </a:stretch>
                  </pic:blipFill>
                  <pic:spPr>
                    <a:xfrm>
                      <a:off x="0" y="0"/>
                      <a:ext cx="4844923" cy="4467232"/>
                    </a:xfrm>
                    <a:prstGeom prst="rect">
                      <a:avLst/>
                    </a:prstGeom>
                  </pic:spPr>
                </pic:pic>
              </a:graphicData>
            </a:graphic>
          </wp:inline>
        </w:drawing>
      </w:r>
    </w:p>
    <w:p w14:paraId="138D294C" w14:textId="2D120EDF" w:rsidR="00536BE4" w:rsidRPr="00536BE4" w:rsidRDefault="00536BE4" w:rsidP="00536BE4">
      <w:pPr>
        <w:pStyle w:val="Beschriftung"/>
        <w:jc w:val="center"/>
        <w:rPr>
          <w:b w:val="0"/>
          <w:bCs w:val="0"/>
        </w:rPr>
      </w:pPr>
      <w:r>
        <w:t xml:space="preserve">Abbildung </w:t>
      </w:r>
      <w:r w:rsidR="003B4FB2">
        <w:t>4-1</w:t>
      </w:r>
      <w:r w:rsidR="00B94A47">
        <w:t xml:space="preserve"> </w:t>
      </w:r>
      <w:r w:rsidR="009741DF">
        <w:rPr>
          <w:b w:val="0"/>
          <w:bCs w:val="0"/>
        </w:rPr>
        <w:t>Skizze der Senvion Windkraftanlage</w:t>
      </w:r>
      <w:r w:rsidR="00B94A47">
        <w:rPr>
          <w:b w:val="0"/>
          <w:bCs w:val="0"/>
        </w:rPr>
        <w:t>.</w:t>
      </w:r>
    </w:p>
    <w:p w14:paraId="6BD246E5" w14:textId="35867ED9" w:rsidR="00502A54" w:rsidRDefault="007E4C50" w:rsidP="00502A54">
      <w:pPr>
        <w:pStyle w:val="berschrift1"/>
      </w:pPr>
      <w:bookmarkStart w:id="120" w:name="_Toc98853083"/>
      <w:r>
        <w:lastRenderedPageBreak/>
        <w:t>Motion Sensor Box</w:t>
      </w:r>
      <w:bookmarkEnd w:id="120"/>
    </w:p>
    <w:p w14:paraId="489ADF6C" w14:textId="22BC3411" w:rsidR="00983605" w:rsidRDefault="00622439" w:rsidP="00F27410">
      <w:r>
        <w:t>Im Kapitel 4 wurde bereits beschrieben, dass an der Senvion</w:t>
      </w:r>
      <w:r w:rsidR="007E4C50">
        <w:t>-</w:t>
      </w:r>
      <w:r>
        <w:t xml:space="preserve">Windkraftanlage </w:t>
      </w:r>
      <w:r w:rsidR="007E4C50">
        <w:t>Motion Sensor Boxen</w:t>
      </w:r>
      <w:r>
        <w:t xml:space="preserve"> angebracht sind, welche verschiedenste Parameter aufnehmen. </w:t>
      </w:r>
      <w:r w:rsidR="007E4C50">
        <w:t xml:space="preserve">Die Sensorboxen wurden von der Universität Bremen und Flucto GmbH gemeinsam entwickelt. </w:t>
      </w:r>
      <w:r w:rsidR="00C33FAD">
        <w:t>Der folgenden Abbildun</w:t>
      </w:r>
      <w:r w:rsidR="00A37B6F">
        <w:t xml:space="preserve">g </w:t>
      </w:r>
      <w:r w:rsidR="00F7461C">
        <w:t>5-1</w:t>
      </w:r>
      <w:r w:rsidR="00C33FAD">
        <w:t xml:space="preserve"> ist </w:t>
      </w:r>
      <w:r w:rsidR="00F7461C">
        <w:t>eine solche</w:t>
      </w:r>
      <w:r w:rsidR="00C33FAD">
        <w:t xml:space="preserve"> Sensorbox zu entnehmen.</w:t>
      </w:r>
    </w:p>
    <w:p w14:paraId="091EFAD0" w14:textId="7FB04D3F" w:rsidR="00C33FAD" w:rsidRDefault="00C33FAD" w:rsidP="00830A89">
      <w:pPr>
        <w:spacing w:before="240" w:after="0"/>
      </w:pPr>
      <w:r>
        <w:rPr>
          <w:noProof/>
        </w:rPr>
        <w:drawing>
          <wp:inline distT="0" distB="0" distL="0" distR="0" wp14:anchorId="1D22617F" wp14:editId="7C8305D6">
            <wp:extent cx="5579745" cy="4184650"/>
            <wp:effectExtent l="0" t="0" r="1905" b="6350"/>
            <wp:docPr id="5" name="Grafik 5"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lektronik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4184650"/>
                    </a:xfrm>
                    <a:prstGeom prst="rect">
                      <a:avLst/>
                    </a:prstGeom>
                    <a:noFill/>
                    <a:ln>
                      <a:noFill/>
                    </a:ln>
                  </pic:spPr>
                </pic:pic>
              </a:graphicData>
            </a:graphic>
          </wp:inline>
        </w:drawing>
      </w:r>
    </w:p>
    <w:p w14:paraId="6A8B3B45" w14:textId="3A052C6E" w:rsidR="001C0F7F" w:rsidRPr="00536BE4" w:rsidRDefault="00536BE4" w:rsidP="00536BE4">
      <w:pPr>
        <w:pStyle w:val="Beschriftung"/>
        <w:jc w:val="center"/>
        <w:rPr>
          <w:b w:val="0"/>
          <w:bCs w:val="0"/>
        </w:rPr>
      </w:pPr>
      <w:r>
        <w:t xml:space="preserve">Abbildung </w:t>
      </w:r>
      <w:r w:rsidR="00F7461C">
        <w:t xml:space="preserve">5-1 </w:t>
      </w:r>
      <w:r w:rsidR="003D425C">
        <w:rPr>
          <w:b w:val="0"/>
          <w:bCs w:val="0"/>
        </w:rPr>
        <w:t>Motion Sensor Box.</w:t>
      </w:r>
    </w:p>
    <w:p w14:paraId="1167942F" w14:textId="41C14FB5" w:rsidR="001C0F7F" w:rsidRDefault="00C33FAD" w:rsidP="001C0F7F">
      <w:pPr>
        <w:spacing w:before="240"/>
      </w:pPr>
      <w:r>
        <w:t xml:space="preserve">Diese </w:t>
      </w:r>
      <w:r w:rsidR="00A37B6F">
        <w:t xml:space="preserve">Boxen </w:t>
      </w:r>
      <w:r>
        <w:t xml:space="preserve">basieren auf einem Raspberry Pi Zero W und sind aufgrund der </w:t>
      </w:r>
      <w:r w:rsidR="00A37B6F">
        <w:t>hohen Anzahl</w:t>
      </w:r>
      <w:r>
        <w:t xml:space="preserve"> an Schnittstellen und verbauten Sensoren in einer Vielzahl von Messprojekten </w:t>
      </w:r>
      <w:r w:rsidR="00F7461C">
        <w:t>e</w:t>
      </w:r>
      <w:r>
        <w:t>insetzbar.</w:t>
      </w:r>
      <w:r w:rsidR="001C0F7F">
        <w:t xml:space="preserve"> Unter dem folgenden Link, der zu einem GitHub Repository führt, kann</w:t>
      </w:r>
      <w:commentRangeStart w:id="121"/>
      <w:r w:rsidR="001C0F7F">
        <w:t xml:space="preserve"> </w:t>
      </w:r>
      <w:commentRangeEnd w:id="121"/>
      <w:r w:rsidR="00A37B6F">
        <w:rPr>
          <w:rStyle w:val="Kommentarzeichen"/>
        </w:rPr>
        <w:commentReference w:id="121"/>
      </w:r>
      <w:r w:rsidR="001C0F7F">
        <w:t xml:space="preserve">detaillierte Information zur Hardware und Software der beschriebenen Sensorbox </w:t>
      </w:r>
      <w:r w:rsidR="00A37B6F">
        <w:t>abgerufen werden</w:t>
      </w:r>
      <w:r w:rsidR="001C0F7F">
        <w:t>:</w:t>
      </w:r>
    </w:p>
    <w:p w14:paraId="45CBC3B0" w14:textId="6E6B3985" w:rsidR="001C0F7F" w:rsidRPr="000B0133" w:rsidRDefault="001C0F7F" w:rsidP="001C0F7F">
      <w:pPr>
        <w:spacing w:before="240"/>
        <w:jc w:val="center"/>
        <w:rPr>
          <w:b/>
          <w:bCs/>
          <w:szCs w:val="24"/>
        </w:rPr>
      </w:pPr>
      <w:r w:rsidRPr="000B0133">
        <w:rPr>
          <w:b/>
          <w:bCs/>
          <w:szCs w:val="24"/>
        </w:rPr>
        <w:t>https://github.com/flucto-gmbh/motion-sensor-box</w:t>
      </w:r>
    </w:p>
    <w:p w14:paraId="1A471A05" w14:textId="162A4E71" w:rsidR="001C0F7F" w:rsidRDefault="001C0F7F" w:rsidP="00F27410"/>
    <w:p w14:paraId="38D0E600" w14:textId="4FC21C1D" w:rsidR="00536BE4" w:rsidRPr="00AC604C" w:rsidRDefault="00F7461C" w:rsidP="007E4C50">
      <w:pPr>
        <w:spacing w:after="0"/>
        <w:rPr>
          <w:b/>
          <w:bCs/>
        </w:rPr>
      </w:pPr>
      <w:r>
        <w:lastRenderedPageBreak/>
        <w:t>Essenziell</w:t>
      </w:r>
      <w:r w:rsidR="001C0F7F">
        <w:t xml:space="preserve"> für die Strukturierung der Prognosemodelle, der </w:t>
      </w:r>
      <w:r w:rsidR="00A37B6F">
        <w:t>Entwicklung</w:t>
      </w:r>
      <w:r w:rsidR="001C0F7F">
        <w:t xml:space="preserve"> der Datenpipeline und der Contact Elements for IoT </w:t>
      </w:r>
      <w:r>
        <w:t xml:space="preserve">Integration </w:t>
      </w:r>
      <w:r w:rsidR="001C0F7F">
        <w:t xml:space="preserve">ist das </w:t>
      </w:r>
      <w:r w:rsidR="0060091C">
        <w:t xml:space="preserve">grundlegende </w:t>
      </w:r>
      <w:r w:rsidR="001C0F7F">
        <w:t xml:space="preserve">Format der Messdaten, welche im </w:t>
      </w:r>
      <w:r>
        <w:t>F</w:t>
      </w:r>
      <w:r w:rsidR="001C0F7F">
        <w:t>olgenden als „Rohdaten“ bezeichnet werden.</w:t>
      </w:r>
      <w:r w:rsidR="00536BE4">
        <w:t xml:space="preserve"> </w:t>
      </w:r>
      <w:r w:rsidR="003631D4">
        <w:t>Diese liegen im JSON-Format vor. Dabei beschreibt jedes Objekt die Messdaten, die zu einem gegebenen Zeitpunkt aufgenommen wurden</w:t>
      </w:r>
      <w:r w:rsidR="00A37B6F">
        <w:t xml:space="preserve"> und es</w:t>
      </w:r>
      <w:r w:rsidR="003631D4">
        <w:t xml:space="preserve"> wird grundlegend zwischen IMU Objekten, die die </w:t>
      </w:r>
      <w:r>
        <w:t>zu analysierenden</w:t>
      </w:r>
      <w:r w:rsidR="003631D4">
        <w:t xml:space="preserve"> Messdaten beinhalten und GPS Objekten, welche zur Positionskalibrierung dienen unterschieden.</w:t>
      </w:r>
    </w:p>
    <w:p w14:paraId="4FFBACEA" w14:textId="47D178A4" w:rsidR="0060091C" w:rsidRDefault="0060091C" w:rsidP="0060091C">
      <w:pPr>
        <w:spacing w:after="0"/>
      </w:pPr>
      <w:r>
        <w:t>Dem folgenden Link k</w:t>
      </w:r>
      <w:r w:rsidR="00F26FCE">
        <w:t>ann</w:t>
      </w:r>
      <w:r>
        <w:t xml:space="preserve"> </w:t>
      </w:r>
      <w:r w:rsidR="005416E3">
        <w:t>ein</w:t>
      </w:r>
      <w:r>
        <w:t xml:space="preserve"> Rohdatens</w:t>
      </w:r>
      <w:r w:rsidR="005416E3">
        <w:t>atz</w:t>
      </w:r>
      <w:r>
        <w:t xml:space="preserve"> entnommen werden, d</w:t>
      </w:r>
      <w:r w:rsidR="005416E3">
        <w:t>er</w:t>
      </w:r>
      <w:r>
        <w:t xml:space="preserve"> grundlegend im Rahmen dieser Abschlussarbeit</w:t>
      </w:r>
      <w:r w:rsidR="00C43075">
        <w:t xml:space="preserve"> (in Kapitel 7)</w:t>
      </w:r>
      <w:r>
        <w:t xml:space="preserve"> als Testdatens</w:t>
      </w:r>
      <w:r w:rsidR="005416E3">
        <w:t>atz</w:t>
      </w:r>
      <w:r>
        <w:t xml:space="preserve"> verwendet wurde:</w:t>
      </w:r>
    </w:p>
    <w:p w14:paraId="15AE66EA" w14:textId="10C7EEF0" w:rsidR="0060091C" w:rsidRPr="0060091C" w:rsidRDefault="0060091C" w:rsidP="00AC604C">
      <w:pPr>
        <w:spacing w:before="240"/>
        <w:jc w:val="center"/>
        <w:rPr>
          <w:b/>
          <w:bCs/>
          <w:szCs w:val="24"/>
        </w:rPr>
      </w:pPr>
      <w:r w:rsidRPr="000B0133">
        <w:rPr>
          <w:b/>
          <w:bCs/>
          <w:szCs w:val="24"/>
        </w:rPr>
        <w:t>https://github.com/WindIO-Bachelorthesis/Shortterm_Forecast/tree/main/data/raw</w:t>
      </w:r>
    </w:p>
    <w:p w14:paraId="2B0617B5" w14:textId="15FDAA7D" w:rsidR="00F27410" w:rsidRPr="00F27410" w:rsidRDefault="00464C84" w:rsidP="00F27410">
      <w:r>
        <w:t xml:space="preserve">Im folgenden Kapitel 6, werden dann diese thematisierten Rohdaten, welche von den Sensorboxen aufgenommen werden </w:t>
      </w:r>
      <w:r w:rsidR="00F7461C">
        <w:t xml:space="preserve">mithilfe einer Datenpipeline </w:t>
      </w:r>
      <w:r>
        <w:t>verarbeitet, sodass diese dann als Eingabe der Prognosemodelle und für die C</w:t>
      </w:r>
      <w:r w:rsidR="00096570">
        <w:t>ontact Elements for IoT</w:t>
      </w:r>
      <w:r>
        <w:t xml:space="preserve"> Integration verwende</w:t>
      </w:r>
      <w:r w:rsidR="007D04A8">
        <w:t>t werden</w:t>
      </w:r>
      <w:r>
        <w:t xml:space="preserve"> können.</w:t>
      </w:r>
    </w:p>
    <w:p w14:paraId="50035826" w14:textId="548B1995" w:rsidR="00502A54" w:rsidRDefault="00A161FD" w:rsidP="00A161FD">
      <w:pPr>
        <w:pStyle w:val="berschrift1"/>
      </w:pPr>
      <w:bookmarkStart w:id="122" w:name="_Toc98853084"/>
      <w:r>
        <w:lastRenderedPageBreak/>
        <w:t>Datenpipeline</w:t>
      </w:r>
      <w:bookmarkEnd w:id="122"/>
    </w:p>
    <w:p w14:paraId="77613C4C" w14:textId="73D8D5F7" w:rsidR="00105BA9" w:rsidRDefault="00D5274A" w:rsidP="00105BA9">
      <w:r>
        <w:t xml:space="preserve">Die im Kapitel 5 beschriebenen Rohdaten müssen verarbeitet werden, um als Eingabe der Prognosemodelle und der </w:t>
      </w:r>
      <w:r w:rsidR="007E4C50">
        <w:t>Contact Elements for IoT</w:t>
      </w:r>
      <w:r>
        <w:t xml:space="preserve"> Integration genutzt werden zu können. </w:t>
      </w:r>
      <w:r w:rsidR="006D0497">
        <w:t xml:space="preserve">Die Datenpipeline orientiert sich an </w:t>
      </w:r>
      <w:r w:rsidR="007160CE">
        <w:t xml:space="preserve">der Datenverarbeitung, welche in </w:t>
      </w:r>
      <w:r w:rsidR="007E4C50">
        <w:t>drei</w:t>
      </w:r>
      <w:r w:rsidR="006D0497">
        <w:t xml:space="preserve"> Studien [1][2][5]</w:t>
      </w:r>
      <w:r w:rsidR="007160CE">
        <w:t xml:space="preserve"> thematisiert wird</w:t>
      </w:r>
      <w:r w:rsidR="006D0497">
        <w:t xml:space="preserve">. Der </w:t>
      </w:r>
      <w:r>
        <w:t>folgenden Abbildung sind die einzelnen Verarbeitungsschritte zu entnehmen:</w:t>
      </w:r>
    </w:p>
    <w:p w14:paraId="0FAC2754" w14:textId="3DC93764" w:rsidR="004456AB" w:rsidRDefault="005865B3" w:rsidP="004456AB">
      <w:pPr>
        <w:jc w:val="center"/>
      </w:pPr>
      <w:r>
        <w:rPr>
          <w:noProof/>
        </w:rPr>
        <w:drawing>
          <wp:inline distT="0" distB="0" distL="0" distR="0" wp14:anchorId="6B5ED549" wp14:editId="0604FBDF">
            <wp:extent cx="4572000" cy="627654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3387" cy="6292181"/>
                    </a:xfrm>
                    <a:prstGeom prst="rect">
                      <a:avLst/>
                    </a:prstGeom>
                  </pic:spPr>
                </pic:pic>
              </a:graphicData>
            </a:graphic>
          </wp:inline>
        </w:drawing>
      </w:r>
    </w:p>
    <w:p w14:paraId="26806B01" w14:textId="16A21C99" w:rsidR="004456AB" w:rsidRPr="009D7E07" w:rsidRDefault="009D7E07" w:rsidP="009D7E07">
      <w:pPr>
        <w:pStyle w:val="Beschriftung"/>
        <w:jc w:val="center"/>
        <w:rPr>
          <w:b w:val="0"/>
          <w:bCs w:val="0"/>
        </w:rPr>
      </w:pPr>
      <w:r>
        <w:t xml:space="preserve">Abbildung </w:t>
      </w:r>
      <w:r w:rsidR="004F0F72">
        <w:t xml:space="preserve">6-1 </w:t>
      </w:r>
      <w:r w:rsidR="00E27C17">
        <w:rPr>
          <w:b w:val="0"/>
          <w:bCs w:val="0"/>
        </w:rPr>
        <w:t>Datenpipeline</w:t>
      </w:r>
      <w:r w:rsidR="003D425C">
        <w:rPr>
          <w:b w:val="0"/>
          <w:bCs w:val="0"/>
        </w:rPr>
        <w:t>.</w:t>
      </w:r>
    </w:p>
    <w:p w14:paraId="3AAA19F8" w14:textId="193607F9" w:rsidR="004456AB" w:rsidRPr="004456AB" w:rsidRDefault="00234AC1" w:rsidP="00D24FA8">
      <w:pPr>
        <w:rPr>
          <w:b/>
          <w:bCs/>
        </w:rPr>
      </w:pPr>
      <w:r w:rsidRPr="004456AB">
        <w:rPr>
          <w:b/>
          <w:bCs/>
        </w:rPr>
        <w:lastRenderedPageBreak/>
        <w:t>GPS-Objekte</w:t>
      </w:r>
      <w:r w:rsidR="004456AB" w:rsidRPr="004456AB">
        <w:rPr>
          <w:b/>
          <w:bCs/>
        </w:rPr>
        <w:t xml:space="preserve"> entfernen</w:t>
      </w:r>
    </w:p>
    <w:p w14:paraId="449B460F" w14:textId="2DEFC3CB" w:rsidR="004456AB" w:rsidRDefault="002E39D9" w:rsidP="00D24FA8">
      <w:r>
        <w:t xml:space="preserve">Im Kapitel </w:t>
      </w:r>
      <w:r w:rsidR="000D6C51">
        <w:t>5</w:t>
      </w:r>
      <w:r>
        <w:t xml:space="preserve"> wurde bereits erläutert, dass die Rohdaten, welche durch die Sensorbox aufgenommen werden, IMU Objekte und GPS-Objekte enthalten. </w:t>
      </w:r>
      <w:r w:rsidR="006938C2">
        <w:t xml:space="preserve">Da die </w:t>
      </w:r>
      <w:r w:rsidR="00D43CFB">
        <w:t>GPS-Objekte</w:t>
      </w:r>
      <w:r w:rsidR="006938C2">
        <w:t xml:space="preserve"> </w:t>
      </w:r>
      <w:r w:rsidR="00D43CFB">
        <w:t>lediglich</w:t>
      </w:r>
      <w:r w:rsidR="006938C2">
        <w:t xml:space="preserve"> zur Kalibrierung dienen und nicht zur weiteren Analyse </w:t>
      </w:r>
      <w:r w:rsidR="00D43CFB">
        <w:t xml:space="preserve">gebraucht werden, </w:t>
      </w:r>
      <w:r w:rsidR="0006122F">
        <w:t>werden</w:t>
      </w:r>
      <w:r w:rsidR="00D43CFB">
        <w:t xml:space="preserve"> diese Objekte aus der JSON-Datei</w:t>
      </w:r>
      <w:r w:rsidR="0006122F">
        <w:t xml:space="preserve"> entfernt</w:t>
      </w:r>
      <w:r w:rsidR="00D43CFB">
        <w:t xml:space="preserve">. Somit liegen in </w:t>
      </w:r>
      <w:r w:rsidR="0006122F">
        <w:t>der</w:t>
      </w:r>
      <w:r w:rsidR="00D43CFB">
        <w:t xml:space="preserve"> JSON-Datei nur noch IMU-</w:t>
      </w:r>
      <w:r w:rsidR="002E5DB7">
        <w:t>Objekte</w:t>
      </w:r>
      <w:r w:rsidR="00D43CFB">
        <w:t xml:space="preserve"> vor.</w:t>
      </w:r>
    </w:p>
    <w:p w14:paraId="53143F98" w14:textId="2A5DBA4C" w:rsidR="004456AB" w:rsidRDefault="004456AB" w:rsidP="00D24FA8">
      <w:pPr>
        <w:rPr>
          <w:b/>
          <w:bCs/>
        </w:rPr>
      </w:pPr>
      <w:r w:rsidRPr="004456AB">
        <w:rPr>
          <w:b/>
          <w:bCs/>
        </w:rPr>
        <w:t>JSON in Dataframe konvertieren</w:t>
      </w:r>
    </w:p>
    <w:p w14:paraId="68C0B2D3" w14:textId="1C234A12" w:rsidR="002A496F" w:rsidRDefault="002A496F" w:rsidP="00D24FA8">
      <w:r>
        <w:t xml:space="preserve">Zur weiteren Verarbeitung der IMU-Objekte ist es vorteilhaft diese in ein Dataframeformat zu konvertieren. Ein Dataframe ist eine tabellenförmige Datenstruktur, welche eine vereinfachte und beschleunigte Weiterverarbeitung der Dateneinträge ermöglicht. Eine detaillierte </w:t>
      </w:r>
      <w:r w:rsidR="00AD1739">
        <w:t>Dokumentation</w:t>
      </w:r>
      <w:r>
        <w:t xml:space="preserve"> der Dataframe-Datenstruktur kann unter folgendem Link gefunden werden:</w:t>
      </w:r>
    </w:p>
    <w:p w14:paraId="7887FFEB" w14:textId="17EB4A5D" w:rsidR="002A496F" w:rsidRPr="002A496F" w:rsidRDefault="002A496F" w:rsidP="002A496F">
      <w:pPr>
        <w:jc w:val="center"/>
        <w:rPr>
          <w:b/>
          <w:bCs/>
        </w:rPr>
      </w:pPr>
      <w:r w:rsidRPr="002A496F">
        <w:rPr>
          <w:b/>
          <w:bCs/>
        </w:rPr>
        <w:t>https://pandas.pydata.org/docs/reference/api/pandas.DataFrame.html</w:t>
      </w:r>
    </w:p>
    <w:p w14:paraId="15E4F2BE" w14:textId="6BF1E3AD" w:rsidR="004456AB" w:rsidRPr="004456AB" w:rsidRDefault="004456AB" w:rsidP="00D24FA8">
      <w:pPr>
        <w:rPr>
          <w:b/>
          <w:bCs/>
        </w:rPr>
      </w:pPr>
      <w:r w:rsidRPr="004456AB">
        <w:rPr>
          <w:b/>
          <w:bCs/>
        </w:rPr>
        <w:t>Zeitstempel konvertieren</w:t>
      </w:r>
    </w:p>
    <w:p w14:paraId="39B84BB3" w14:textId="23CD850E" w:rsidR="004456AB" w:rsidRDefault="00AD1739" w:rsidP="00D24FA8">
      <w:r>
        <w:t>Der Zeitstempel der einzelnen Dateneinträge liegt im Unix-Epoch Format vor. Dabei werden die Sekunden seit dem 01. Januar 1970 gezählt. Um die spätere Interpretation der Analyseergebnisse zu erleichtern und zugänglicher zu machen, bietet es sich an</w:t>
      </w:r>
      <w:r w:rsidR="00442F61">
        <w:t xml:space="preserve"> diese Zeitstempel in ein gewöhnliches Datetime-Format umzuwandeln. Eine detaillierte Dokumentation de</w:t>
      </w:r>
      <w:r w:rsidR="00F66B99">
        <w:t>s</w:t>
      </w:r>
      <w:r w:rsidR="00442F61">
        <w:t xml:space="preserve"> Data</w:t>
      </w:r>
      <w:r w:rsidR="000D6C51">
        <w:t>time</w:t>
      </w:r>
      <w:r w:rsidR="00442F61">
        <w:t>-Daten</w:t>
      </w:r>
      <w:r w:rsidR="00F66B99">
        <w:t>formats</w:t>
      </w:r>
      <w:r w:rsidR="00442F61">
        <w:t xml:space="preserve"> kann unter folgendem Link </w:t>
      </w:r>
      <w:r w:rsidR="00F66B99">
        <w:t>aufgerufen</w:t>
      </w:r>
      <w:r w:rsidR="00442F61">
        <w:t xml:space="preserve"> werden:</w:t>
      </w:r>
    </w:p>
    <w:p w14:paraId="0F2F475E" w14:textId="5AD6D36A" w:rsidR="00442F61" w:rsidRPr="00442F61" w:rsidRDefault="00442F61" w:rsidP="00442F61">
      <w:pPr>
        <w:jc w:val="center"/>
        <w:rPr>
          <w:b/>
          <w:bCs/>
        </w:rPr>
      </w:pPr>
      <w:r w:rsidRPr="00442F61">
        <w:rPr>
          <w:b/>
          <w:bCs/>
        </w:rPr>
        <w:t>https://docs.python.org/3/library/datetime.html</w:t>
      </w:r>
    </w:p>
    <w:p w14:paraId="20B23D1B" w14:textId="01A30EAF" w:rsidR="00234AC1" w:rsidRPr="00234AC1" w:rsidRDefault="00234AC1" w:rsidP="00D24FA8">
      <w:pPr>
        <w:rPr>
          <w:b/>
          <w:bCs/>
        </w:rPr>
      </w:pPr>
      <w:r w:rsidRPr="00234AC1">
        <w:rPr>
          <w:b/>
          <w:bCs/>
        </w:rPr>
        <w:t>Nicht benötigte Spalten entfernen</w:t>
      </w:r>
    </w:p>
    <w:p w14:paraId="67771195" w14:textId="56C2C902" w:rsidR="00234AC1" w:rsidRDefault="00F25A92" w:rsidP="00D24FA8">
      <w:r>
        <w:t>Im Kontext der gegebenen Wissenschaftlichen Fragestellung, bei der die Position in X und Y Richtung prognostiziert werden sollen, sind nur die Beschleunigungsdaten in X und Y Richtung relevant. Deshalb können die restlichen Spalten entfernt werden, da diese bei der weiteren Verarbeitung nicht mehr benötigt werden.</w:t>
      </w:r>
    </w:p>
    <w:p w14:paraId="786ACFE4" w14:textId="77777777" w:rsidR="00F25A92" w:rsidRDefault="00F25A92" w:rsidP="00D24FA8"/>
    <w:p w14:paraId="19FFE703" w14:textId="3400FB47" w:rsidR="004456AB" w:rsidRPr="004456AB" w:rsidRDefault="004456AB" w:rsidP="00D24FA8">
      <w:pPr>
        <w:rPr>
          <w:b/>
          <w:bCs/>
        </w:rPr>
      </w:pPr>
      <w:r w:rsidRPr="004456AB">
        <w:rPr>
          <w:b/>
          <w:bCs/>
        </w:rPr>
        <w:lastRenderedPageBreak/>
        <w:t>Einheit der Beschleunigungsdaten umwandeln</w:t>
      </w:r>
    </w:p>
    <w:p w14:paraId="24B49149" w14:textId="1569A001" w:rsidR="004456AB" w:rsidRDefault="0023425E" w:rsidP="00D24FA8">
      <w:r>
        <w:t xml:space="preserve">Die Beschleunigungsdaten, welche von der Sensorbox erfasst werden, liegen in der Einheit </w:t>
      </w:r>
      <w:r w:rsidRPr="00FE0D35">
        <w:rPr>
          <w:i/>
          <w:iCs/>
        </w:rPr>
        <w:t>g</w:t>
      </w:r>
      <w:r>
        <w:t xml:space="preserve"> vor (also 9.81 m/s²). Um die spätere Interpretation der Analyseergebnisse zu erleichtern und zugänglicher zu machen, bietet es sich an die Einheit in m/s² umzuwandeln.</w:t>
      </w:r>
    </w:p>
    <w:p w14:paraId="63410EE1" w14:textId="122F8F91" w:rsidR="004456AB" w:rsidRDefault="00F118F6" w:rsidP="00D24FA8">
      <w:pPr>
        <w:rPr>
          <w:b/>
          <w:bCs/>
        </w:rPr>
      </w:pPr>
      <w:r w:rsidRPr="00234AC1">
        <w:rPr>
          <w:b/>
          <w:bCs/>
        </w:rPr>
        <w:t>Hochpassfilter für Beschleunigungsdaten</w:t>
      </w:r>
    </w:p>
    <w:p w14:paraId="62D545EB" w14:textId="586805F2" w:rsidR="00AA62F9" w:rsidRDefault="00127248" w:rsidP="00D24FA8">
      <w:r>
        <w:t xml:space="preserve">Es wird ein Butterworth Hochpassfilter mit einer </w:t>
      </w:r>
      <w:r w:rsidRPr="00127248">
        <w:t>Grenzfrequenz von 0</w:t>
      </w:r>
      <w:r w:rsidR="00343D10">
        <w:t>.</w:t>
      </w:r>
      <w:r w:rsidRPr="00127248">
        <w:t>5 Hz, einer Ordnung von 11 und einem Padding von 25 s</w:t>
      </w:r>
      <w:r>
        <w:t xml:space="preserve"> verwendet, um transiente Effekte zu beseitigen und den Mittelwert des Signals auf 0 zu setzen</w:t>
      </w:r>
      <w:r w:rsidR="006D0497">
        <w:t xml:space="preserve"> [1][2][5]</w:t>
      </w:r>
      <w:r>
        <w:t>. Die Mittelwertanpassung ist notwendig, um die Integration im nächsten Schritt nicht zu verfälschen.</w:t>
      </w:r>
      <w:r w:rsidR="006D0497">
        <w:t xml:space="preserve"> Der Hochpassfilter wurde ebenfalls im Rahmen </w:t>
      </w:r>
      <w:r w:rsidR="00834A87">
        <w:t>verschiedener Studien für die Verarbeitung von ähnlichen Datensätzen verwendet [1][2][5].</w:t>
      </w:r>
    </w:p>
    <w:p w14:paraId="4720695E" w14:textId="5D15BA47" w:rsidR="00234AC1" w:rsidRPr="00234AC1" w:rsidRDefault="00234AC1" w:rsidP="00D24FA8">
      <w:pPr>
        <w:rPr>
          <w:b/>
          <w:bCs/>
        </w:rPr>
      </w:pPr>
      <w:r w:rsidRPr="00234AC1">
        <w:rPr>
          <w:b/>
          <w:bCs/>
        </w:rPr>
        <w:t>Integration der Beschleunigungsdaten</w:t>
      </w:r>
    </w:p>
    <w:p w14:paraId="5D7DE5D2" w14:textId="291357C6" w:rsidR="001C1D83" w:rsidRDefault="001C1D83" w:rsidP="00B0269E">
      <w:pPr>
        <w:spacing w:after="0"/>
      </w:pPr>
      <w:r>
        <w:t>Da wie beschrieben im Rahmen dieser Forschungsarbeit die Prognose der Positionsdaten erforscht werden soll, kann der folgende physikalische Zusammenhang zwischen der Beschleunigung</w:t>
      </w:r>
      <w:r w:rsidR="00300D1C">
        <w:t xml:space="preserve"> </w:t>
      </w:r>
      <w:r w:rsidR="00300D1C" w:rsidRPr="00300D1C">
        <w:rPr>
          <w:i/>
          <w:iCs/>
        </w:rPr>
        <w:t>a(t)</w:t>
      </w:r>
      <w:r w:rsidR="00300D1C">
        <w:t xml:space="preserve">, </w:t>
      </w:r>
      <w:r>
        <w:t>Geschwindigkeit</w:t>
      </w:r>
      <w:r w:rsidR="00300D1C">
        <w:t xml:space="preserve"> </w:t>
      </w:r>
      <w:r w:rsidR="00300D1C" w:rsidRPr="00300D1C">
        <w:rPr>
          <w:i/>
          <w:iCs/>
        </w:rPr>
        <w:t>v(t)</w:t>
      </w:r>
      <w:r>
        <w:t xml:space="preserve"> und </w:t>
      </w:r>
      <w:r w:rsidR="00834A87">
        <w:t>Strecke</w:t>
      </w:r>
      <w:r>
        <w:t xml:space="preserve"> </w:t>
      </w:r>
      <w:r w:rsidR="00300D1C" w:rsidRPr="00300D1C">
        <w:rPr>
          <w:i/>
          <w:iCs/>
        </w:rPr>
        <w:t>s(t)</w:t>
      </w:r>
      <w:r w:rsidR="00300D1C">
        <w:t xml:space="preserve"> </w:t>
      </w:r>
      <w:r>
        <w:t>genutzt werden, um diese zu berechnen.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F85E15" w14:paraId="4EE0CA7B" w14:textId="77777777" w:rsidTr="00911F9C">
        <w:tc>
          <w:tcPr>
            <w:tcW w:w="236" w:type="dxa"/>
          </w:tcPr>
          <w:p w14:paraId="78607FC3"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9125081" w14:textId="4076D2CA" w:rsidR="00F85E15" w:rsidRDefault="00FE0D35"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a(t)</m:t>
                    </m:r>
                  </m:e>
                </m:nary>
                <m:r>
                  <w:rPr>
                    <w:rFonts w:ascii="Cambria Math" w:hAnsi="Cambria Math"/>
                  </w:rPr>
                  <m:t xml:space="preserve"> dt</m:t>
                </m:r>
              </m:oMath>
            </m:oMathPara>
          </w:p>
        </w:tc>
        <w:tc>
          <w:tcPr>
            <w:tcW w:w="993" w:type="dxa"/>
          </w:tcPr>
          <w:p w14:paraId="3EA737A9" w14:textId="770FEA03"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r>
              <w:t>(</w:t>
            </w:r>
            <w:r w:rsidR="00834A87">
              <w:t>6-1</w:t>
            </w:r>
            <w:r>
              <w:t>)</w:t>
            </w:r>
          </w:p>
        </w:tc>
        <w:tc>
          <w:tcPr>
            <w:tcW w:w="993" w:type="dxa"/>
          </w:tcPr>
          <w:p w14:paraId="300F1D38"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r>
      <w:tr w:rsidR="00F85E15" w14:paraId="747F48D9" w14:textId="77777777" w:rsidTr="00F85E15">
        <w:tc>
          <w:tcPr>
            <w:tcW w:w="236" w:type="dxa"/>
          </w:tcPr>
          <w:p w14:paraId="6AF4E96D"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0ABDCE7" w14:textId="6F933092"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v(t)</m:t>
                    </m:r>
                  </m:e>
                </m:nary>
                <m:r>
                  <w:rPr>
                    <w:rFonts w:ascii="Cambria Math" w:hAnsi="Cambria Math"/>
                  </w:rPr>
                  <m:t xml:space="preserve"> dt </m:t>
                </m:r>
              </m:oMath>
            </m:oMathPara>
          </w:p>
        </w:tc>
        <w:tc>
          <w:tcPr>
            <w:tcW w:w="993" w:type="dxa"/>
          </w:tcPr>
          <w:p w14:paraId="6C466FBE" w14:textId="3AFB31A3"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r>
              <w:t>(</w:t>
            </w:r>
            <w:r w:rsidR="00834A87">
              <w:t>6-2</w:t>
            </w:r>
            <w:r>
              <w:t>)</w:t>
            </w:r>
          </w:p>
        </w:tc>
        <w:tc>
          <w:tcPr>
            <w:tcW w:w="993" w:type="dxa"/>
          </w:tcPr>
          <w:p w14:paraId="6539C674"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r>
    </w:tbl>
    <w:p w14:paraId="7F5B6DB9" w14:textId="79074BFD" w:rsidR="001C1D83" w:rsidRDefault="00F85E15" w:rsidP="00127248">
      <w:r>
        <w:t xml:space="preserve">Zunächst wird die Integration der Beschleunigungsdaten </w:t>
      </w:r>
      <w:r w:rsidR="00FA39E9">
        <w:t>durchgeführt,</w:t>
      </w:r>
      <w:r>
        <w:t xml:space="preserve"> um die Geschwindigkeitsdaten zu berechnen.</w:t>
      </w:r>
    </w:p>
    <w:p w14:paraId="7C2797AA" w14:textId="1AC10B23" w:rsidR="00234AC1" w:rsidRDefault="00234AC1" w:rsidP="00234AC1">
      <w:pPr>
        <w:rPr>
          <w:b/>
          <w:bCs/>
        </w:rPr>
      </w:pPr>
      <w:r w:rsidRPr="00234AC1">
        <w:rPr>
          <w:b/>
          <w:bCs/>
        </w:rPr>
        <w:t xml:space="preserve">Hochpassfilter für </w:t>
      </w:r>
      <w:r>
        <w:rPr>
          <w:b/>
          <w:bCs/>
        </w:rPr>
        <w:t>Geschwindigkeit</w:t>
      </w:r>
      <w:r w:rsidRPr="00234AC1">
        <w:rPr>
          <w:b/>
          <w:bCs/>
        </w:rPr>
        <w:t>sdaten</w:t>
      </w:r>
    </w:p>
    <w:p w14:paraId="7AD4F8C1" w14:textId="273B25BA" w:rsidR="00F85E15" w:rsidRDefault="00F85E15" w:rsidP="00234AC1">
      <w:pPr>
        <w:rPr>
          <w:bCs/>
        </w:rPr>
      </w:pPr>
      <w:r>
        <w:rPr>
          <w:bCs/>
        </w:rPr>
        <w:t xml:space="preserve">Es wird </w:t>
      </w:r>
      <w:r w:rsidR="00FA39E9">
        <w:rPr>
          <w:bCs/>
        </w:rPr>
        <w:t xml:space="preserve">erneut </w:t>
      </w:r>
      <w:r w:rsidR="00300D1C">
        <w:rPr>
          <w:bCs/>
        </w:rPr>
        <w:t>derselbe</w:t>
      </w:r>
      <w:r w:rsidR="00FA39E9">
        <w:rPr>
          <w:bCs/>
        </w:rPr>
        <w:t xml:space="preserve"> Butterworth Hochpassfilter angewandt (diesmal auf die Geschwindigkeitsdaten)</w:t>
      </w:r>
      <w:r w:rsidR="00300D1C">
        <w:rPr>
          <w:bCs/>
        </w:rPr>
        <w:t xml:space="preserve">. </w:t>
      </w:r>
      <w:r w:rsidR="00FA39E9">
        <w:rPr>
          <w:bCs/>
        </w:rPr>
        <w:t>Dies entspricht ebenfalls dem Vorgehen aus de</w:t>
      </w:r>
      <w:r w:rsidR="00834A87">
        <w:rPr>
          <w:bCs/>
        </w:rPr>
        <w:t>n</w:t>
      </w:r>
      <w:r w:rsidR="00FA39E9">
        <w:rPr>
          <w:bCs/>
        </w:rPr>
        <w:t xml:space="preserve"> erwähnten Studie</w:t>
      </w:r>
      <w:r w:rsidR="00834A87">
        <w:rPr>
          <w:bCs/>
        </w:rPr>
        <w:t>n [1][2][5]</w:t>
      </w:r>
      <w:r w:rsidR="00FA39E9">
        <w:rPr>
          <w:bCs/>
        </w:rPr>
        <w:t>.</w:t>
      </w:r>
    </w:p>
    <w:p w14:paraId="232324DE" w14:textId="13F67185" w:rsidR="00525F86" w:rsidRDefault="00525F86" w:rsidP="00234AC1">
      <w:pPr>
        <w:rPr>
          <w:bCs/>
        </w:rPr>
      </w:pPr>
    </w:p>
    <w:p w14:paraId="706DA6B2" w14:textId="77777777" w:rsidR="00525F86" w:rsidRDefault="00525F86" w:rsidP="00234AC1">
      <w:pPr>
        <w:rPr>
          <w:bCs/>
        </w:rPr>
      </w:pPr>
    </w:p>
    <w:p w14:paraId="0D058F4B" w14:textId="16FB0743" w:rsidR="00234AC1" w:rsidRDefault="00234AC1" w:rsidP="00234AC1">
      <w:pPr>
        <w:rPr>
          <w:b/>
          <w:bCs/>
        </w:rPr>
      </w:pPr>
      <w:r w:rsidRPr="00234AC1">
        <w:rPr>
          <w:b/>
          <w:bCs/>
        </w:rPr>
        <w:lastRenderedPageBreak/>
        <w:t xml:space="preserve">Integration der </w:t>
      </w:r>
      <w:r>
        <w:rPr>
          <w:b/>
          <w:bCs/>
        </w:rPr>
        <w:t>Geschwindigkeit</w:t>
      </w:r>
      <w:r w:rsidRPr="00234AC1">
        <w:rPr>
          <w:b/>
          <w:bCs/>
        </w:rPr>
        <w:t>sdaten</w:t>
      </w:r>
    </w:p>
    <w:p w14:paraId="375242BF" w14:textId="073CE53D" w:rsidR="00FA39E9" w:rsidRDefault="00FA39E9" w:rsidP="00234AC1">
      <w:r>
        <w:t xml:space="preserve">Wie der Formel </w:t>
      </w:r>
      <w:r w:rsidR="00834A87">
        <w:t>6-2</w:t>
      </w:r>
      <w:r>
        <w:t xml:space="preserve"> entnommen werden kann</w:t>
      </w:r>
      <w:r w:rsidR="00C54AA4">
        <w:t>, ist eine erneute Integration (diesmal der Geschwindigkeitsdaten) notwendig, um die zu analysierenden Positionsdaten zu berechnen.</w:t>
      </w:r>
    </w:p>
    <w:p w14:paraId="3280E3F1" w14:textId="3AD89D71" w:rsidR="00234AC1" w:rsidRDefault="00234AC1" w:rsidP="00234AC1">
      <w:pPr>
        <w:rPr>
          <w:b/>
          <w:bCs/>
        </w:rPr>
      </w:pPr>
      <w:r w:rsidRPr="00234AC1">
        <w:rPr>
          <w:b/>
          <w:bCs/>
        </w:rPr>
        <w:t xml:space="preserve">Hochpassfilter für </w:t>
      </w:r>
      <w:r>
        <w:rPr>
          <w:b/>
          <w:bCs/>
        </w:rPr>
        <w:t>Position</w:t>
      </w:r>
      <w:r w:rsidRPr="00234AC1">
        <w:rPr>
          <w:b/>
          <w:bCs/>
        </w:rPr>
        <w:t>sdaten</w:t>
      </w:r>
    </w:p>
    <w:p w14:paraId="09025058" w14:textId="23F0F9EE" w:rsidR="00670952" w:rsidRDefault="00300D1C" w:rsidP="00234AC1">
      <w:r>
        <w:rPr>
          <w:bCs/>
        </w:rPr>
        <w:t xml:space="preserve">Es wird erneut derselbe Butterworth Hochpassfilter angewandt (diesmal auf die Positionsdaten). </w:t>
      </w:r>
      <w:r w:rsidR="00C54AA4">
        <w:t>Die berechneten Positionsdaten werden dann als Eingabe der Prognosemodelle verwendet</w:t>
      </w:r>
      <w:r w:rsidR="00346A5B">
        <w:t xml:space="preserve"> und können den folgenden Abbildungen </w:t>
      </w:r>
      <w:r w:rsidR="00834A87">
        <w:t>6-2</w:t>
      </w:r>
      <w:r w:rsidR="00346A5B">
        <w:t xml:space="preserve">, </w:t>
      </w:r>
      <w:r w:rsidR="00834A87">
        <w:t>6-3</w:t>
      </w:r>
      <w:r w:rsidR="00346A5B">
        <w:t xml:space="preserve"> und </w:t>
      </w:r>
      <w:r w:rsidR="00834A87">
        <w:t>6-4</w:t>
      </w:r>
      <w:r w:rsidR="00346A5B">
        <w:t xml:space="preserve"> </w:t>
      </w:r>
      <w:r w:rsidR="00834A87">
        <w:t xml:space="preserve">beispielhaft </w:t>
      </w:r>
      <w:r w:rsidR="00346A5B">
        <w:t>entnommen werden.</w:t>
      </w:r>
    </w:p>
    <w:p w14:paraId="74E1D5B7" w14:textId="733ADB00" w:rsidR="00670952" w:rsidRDefault="00346A5B" w:rsidP="00234AC1">
      <w:r>
        <w:rPr>
          <w:noProof/>
        </w:rPr>
        <w:drawing>
          <wp:inline distT="0" distB="0" distL="0" distR="0" wp14:anchorId="51F29A98" wp14:editId="675A88E7">
            <wp:extent cx="5579745" cy="55797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14:paraId="69652FE4" w14:textId="35AC89B2" w:rsidR="00346A5B" w:rsidRPr="00525F86" w:rsidRDefault="00346A5B" w:rsidP="00525F86">
      <w:pPr>
        <w:pStyle w:val="Beschriftung"/>
        <w:jc w:val="center"/>
        <w:rPr>
          <w:b w:val="0"/>
          <w:bCs w:val="0"/>
        </w:rPr>
      </w:pPr>
      <w:r>
        <w:t xml:space="preserve">Abbildung </w:t>
      </w:r>
      <w:r w:rsidR="00AA62F9">
        <w:t>6-2</w:t>
      </w:r>
      <w:r>
        <w:t xml:space="preserve"> </w:t>
      </w:r>
      <w:r w:rsidR="00041BD4">
        <w:rPr>
          <w:b w:val="0"/>
          <w:bCs w:val="0"/>
        </w:rPr>
        <w:t>Windturbinenkinematik aus der Draufsicht</w:t>
      </w:r>
      <w:r w:rsidR="00343D10">
        <w:rPr>
          <w:b w:val="0"/>
          <w:bCs w:val="0"/>
        </w:rPr>
        <w:t>.</w:t>
      </w:r>
      <w:r w:rsidR="00B0269E">
        <w:br w:type="page"/>
      </w:r>
    </w:p>
    <w:p w14:paraId="33F0908D" w14:textId="7C8F090D" w:rsidR="00346A5B" w:rsidRDefault="00346A5B" w:rsidP="00346A5B">
      <w:pPr>
        <w:jc w:val="center"/>
      </w:pPr>
      <w:r>
        <w:rPr>
          <w:noProof/>
        </w:rPr>
        <w:lastRenderedPageBreak/>
        <w:drawing>
          <wp:inline distT="0" distB="0" distL="0" distR="0" wp14:anchorId="7C5E9305" wp14:editId="7ADA5F26">
            <wp:extent cx="5579745" cy="1858645"/>
            <wp:effectExtent l="0" t="0" r="1905" b="8255"/>
            <wp:docPr id="9" name="Grafik 9" descr="Ein Bild, das Text, Antenne, T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Antenne, Tag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7C900F15" w14:textId="0A36F371" w:rsidR="00346A5B" w:rsidRPr="009D7E07" w:rsidRDefault="00346A5B" w:rsidP="00346A5B">
      <w:pPr>
        <w:pStyle w:val="Beschriftung"/>
        <w:jc w:val="center"/>
        <w:rPr>
          <w:b w:val="0"/>
          <w:bCs w:val="0"/>
        </w:rPr>
      </w:pPr>
      <w:r>
        <w:t xml:space="preserve">Abbildung </w:t>
      </w:r>
      <w:r w:rsidR="00AA62F9">
        <w:t>6-3</w:t>
      </w:r>
      <w:r>
        <w:t xml:space="preserve"> </w:t>
      </w:r>
      <w:r w:rsidR="00041BD4">
        <w:rPr>
          <w:b w:val="0"/>
          <w:bCs w:val="0"/>
        </w:rPr>
        <w:t>Positionsdaten in X Dimension</w:t>
      </w:r>
      <w:r w:rsidR="003A5A47">
        <w:rPr>
          <w:b w:val="0"/>
          <w:bCs w:val="0"/>
        </w:rPr>
        <w:t xml:space="preserve"> (Vor-Zurück)</w:t>
      </w:r>
      <w:r w:rsidR="00343D10">
        <w:rPr>
          <w:b w:val="0"/>
          <w:bCs w:val="0"/>
        </w:rPr>
        <w:t>.</w:t>
      </w:r>
    </w:p>
    <w:p w14:paraId="165B3BAD" w14:textId="77777777" w:rsidR="00346A5B" w:rsidRPr="00C54AA4" w:rsidRDefault="00346A5B" w:rsidP="00234AC1"/>
    <w:p w14:paraId="5D48CCC8" w14:textId="36C309A2" w:rsidR="00346A5B" w:rsidRDefault="00346A5B" w:rsidP="00105BA9">
      <w:r>
        <w:rPr>
          <w:noProof/>
        </w:rPr>
        <w:drawing>
          <wp:inline distT="0" distB="0" distL="0" distR="0" wp14:anchorId="27ABCF87" wp14:editId="6BE097CD">
            <wp:extent cx="5579745" cy="1858645"/>
            <wp:effectExtent l="0" t="0" r="1905" b="8255"/>
            <wp:docPr id="14" name="Grafik 14"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Antenne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00F64964" w14:textId="74447769" w:rsidR="00346A5B" w:rsidRPr="009D7E07" w:rsidRDefault="00346A5B" w:rsidP="00346A5B">
      <w:pPr>
        <w:pStyle w:val="Beschriftung"/>
        <w:jc w:val="center"/>
        <w:rPr>
          <w:b w:val="0"/>
          <w:bCs w:val="0"/>
        </w:rPr>
      </w:pPr>
      <w:r>
        <w:t xml:space="preserve">Abbildung </w:t>
      </w:r>
      <w:r w:rsidR="00AA62F9">
        <w:t xml:space="preserve">6-4 </w:t>
      </w:r>
      <w:r w:rsidR="00041BD4">
        <w:rPr>
          <w:b w:val="0"/>
          <w:bCs w:val="0"/>
        </w:rPr>
        <w:t>Positionsdaten in Y Dimension</w:t>
      </w:r>
      <w:r w:rsidR="003A5A47">
        <w:rPr>
          <w:b w:val="0"/>
          <w:bCs w:val="0"/>
        </w:rPr>
        <w:t xml:space="preserve"> (Seite-Seite)</w:t>
      </w:r>
      <w:r w:rsidR="00343D10">
        <w:rPr>
          <w:b w:val="0"/>
          <w:bCs w:val="0"/>
        </w:rPr>
        <w:t>.</w:t>
      </w:r>
    </w:p>
    <w:p w14:paraId="178F3CAB" w14:textId="77777777" w:rsidR="00346A5B" w:rsidRDefault="00346A5B" w:rsidP="00105BA9"/>
    <w:p w14:paraId="2F8E5769" w14:textId="25506068" w:rsidR="0023425E" w:rsidRDefault="00C54AA4" w:rsidP="00105BA9">
      <w:r>
        <w:t>Dem folgenden Link kann die vorgestellte Datenpipeline als Jupyter Notebook entnommen werden:</w:t>
      </w:r>
    </w:p>
    <w:p w14:paraId="709433CD" w14:textId="6C62A81F" w:rsidR="00670952" w:rsidRDefault="00670952" w:rsidP="00670952">
      <w:pPr>
        <w:jc w:val="center"/>
        <w:rPr>
          <w:b/>
          <w:bCs/>
        </w:rPr>
      </w:pPr>
      <w:r w:rsidRPr="00670952">
        <w:rPr>
          <w:b/>
          <w:bCs/>
        </w:rPr>
        <w:t>https://github.com/WindIO-Bachelorthesis/Shortterm_Forecast/blob/main/data/Preprocessing.ipynb</w:t>
      </w:r>
    </w:p>
    <w:p w14:paraId="1FD893B1" w14:textId="77777777" w:rsidR="00670952" w:rsidRPr="00670952" w:rsidRDefault="00670952" w:rsidP="00670952"/>
    <w:p w14:paraId="3D1E8373" w14:textId="783C553F" w:rsidR="00670952" w:rsidRPr="00670952" w:rsidRDefault="00670952" w:rsidP="00670952">
      <w:r>
        <w:t xml:space="preserve">Im Kapitel </w:t>
      </w:r>
      <w:r w:rsidR="00343D10">
        <w:t>8.1</w:t>
      </w:r>
      <w:r>
        <w:t xml:space="preserve"> wird schließlich diese Datenpipeline in Contact Elements for IoT implementiert, sodass ein kontinuierlicher Messdatenstrom verarbeitet werden kann.</w:t>
      </w:r>
    </w:p>
    <w:p w14:paraId="59A965B8" w14:textId="3E974947" w:rsidR="00657B2B" w:rsidRDefault="00657B2B" w:rsidP="00657B2B">
      <w:pPr>
        <w:pStyle w:val="berschrift1"/>
      </w:pPr>
      <w:bookmarkStart w:id="123" w:name="_Toc98853085"/>
      <w:r>
        <w:lastRenderedPageBreak/>
        <w:t>Kurzzeitprognose der Turmschwingungskinematik</w:t>
      </w:r>
      <w:bookmarkEnd w:id="123"/>
    </w:p>
    <w:p w14:paraId="4CE30A93" w14:textId="2B0EEE88" w:rsidR="00AF770B" w:rsidRDefault="00E27B04" w:rsidP="0057742C">
      <w:pPr>
        <w:spacing w:after="0"/>
      </w:pPr>
      <w:r>
        <w:t>Die theoretischen Grundlagen der Prognosemodelle ARIMA, SARIMA und Prophet wurden bereits im Kapitel 3.2 thematisiert.</w:t>
      </w:r>
    </w:p>
    <w:p w14:paraId="249D806B" w14:textId="135984B2" w:rsidR="00795E16" w:rsidRDefault="00E27B04" w:rsidP="00795E16">
      <w:pPr>
        <w:spacing w:after="0"/>
      </w:pPr>
      <w:r>
        <w:t xml:space="preserve">Im Folgenden werden für jedes der drei zu implementierenden Prognosemodelle die praktische Umsetzung und die </w:t>
      </w:r>
      <w:r w:rsidR="00B501F7">
        <w:t xml:space="preserve">grundlegende </w:t>
      </w:r>
      <w:r>
        <w:t>Auswertung der Prognosegenauigkei</w:t>
      </w:r>
      <w:r w:rsidR="00B501F7">
        <w:t xml:space="preserve">t, für einen Zeitraum von </w:t>
      </w:r>
      <w:r w:rsidR="00196214">
        <w:t>8</w:t>
      </w:r>
      <w:r w:rsidR="00B501F7">
        <w:t xml:space="preserve">0 Sekunden, </w:t>
      </w:r>
      <w:r>
        <w:t xml:space="preserve">analysiert. </w:t>
      </w:r>
      <w:r w:rsidR="00794823">
        <w:t>Dabei wird</w:t>
      </w:r>
      <w:r w:rsidR="005506AA">
        <w:t xml:space="preserve">, wie im Kapitel </w:t>
      </w:r>
      <w:r w:rsidR="009411C9">
        <w:t xml:space="preserve">5 kurz beschrieben, </w:t>
      </w:r>
      <w:r w:rsidR="00794823">
        <w:t xml:space="preserve">ein historischer Datensatz vom 21 Oktober 2021 verwendet, welcher eine Stunde umfasst und in 50 Hz vorliegt. </w:t>
      </w:r>
      <w:r>
        <w:t>Zur Bewertung der Genauigkeit wird der RMSE Wert verwendet, welcher in der einschlägigen Literatur häufig zur Genauigkeitsbestimmung verwendet wird</w:t>
      </w:r>
      <w:r w:rsidR="00795E16">
        <w:t xml:space="preserve"> </w:t>
      </w:r>
      <w:r w:rsidR="009F538A">
        <w:t>[20][21][22]</w:t>
      </w:r>
      <w:r>
        <w:t>.</w:t>
      </w:r>
    </w:p>
    <w:p w14:paraId="38137E42" w14:textId="29C34716" w:rsidR="00E32E60" w:rsidRDefault="00E27B04" w:rsidP="00795E16">
      <w:r>
        <w:t xml:space="preserve">Die Berechnung kann der folgenden Formel </w:t>
      </w:r>
      <w:r w:rsidR="00145C8B">
        <w:t>7-1</w:t>
      </w:r>
      <w:r>
        <w:t xml:space="preserve"> entnommen werden</w:t>
      </w:r>
      <w:r w:rsidR="00795E16">
        <w:t xml:space="preserve"> </w:t>
      </w:r>
      <w:r w:rsidR="009F538A">
        <w:t>[20][21][22]</w:t>
      </w:r>
      <w:r w:rsidR="00E32E60">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B501F7" w14:paraId="7E9BA50D" w14:textId="77777777" w:rsidTr="00911F9C">
        <w:tc>
          <w:tcPr>
            <w:tcW w:w="236" w:type="dxa"/>
          </w:tcPr>
          <w:p w14:paraId="45BF6235"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A275EFC" w14:textId="66BA5574"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r>
                  <w:rPr>
                    <w:rFonts w:ascii="Cambria Math" w:hAnsi="Cambria Math"/>
                  </w:rPr>
                  <m:t xml:space="preserve"> </m:t>
                </m:r>
              </m:oMath>
            </m:oMathPara>
          </w:p>
        </w:tc>
        <w:tc>
          <w:tcPr>
            <w:tcW w:w="993" w:type="dxa"/>
          </w:tcPr>
          <w:p w14:paraId="3373BEF7" w14:textId="74F6ABAE"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r>
              <w:t>(</w:t>
            </w:r>
            <w:r w:rsidR="00145C8B">
              <w:t>7-1</w:t>
            </w:r>
            <w:r>
              <w:t>)</w:t>
            </w:r>
          </w:p>
        </w:tc>
        <w:tc>
          <w:tcPr>
            <w:tcW w:w="993" w:type="dxa"/>
          </w:tcPr>
          <w:p w14:paraId="7A71E643"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p>
        </w:tc>
      </w:tr>
    </w:tbl>
    <w:p w14:paraId="44D864F3" w14:textId="5826ACEB" w:rsidR="00B501F7" w:rsidRDefault="00021918" w:rsidP="003D425C">
      <w:pPr>
        <w:spacing w:after="0"/>
      </w:pPr>
      <w:r>
        <w:t>Zur Implementierung bzw. zur praktischen Umsetzung der Prognosemodelle wurde</w:t>
      </w:r>
      <w:r w:rsidR="0057742C">
        <w:t xml:space="preserve"> die Programmiersprache Python in der Version 3.8 verwendet und</w:t>
      </w:r>
      <w:r>
        <w:t xml:space="preserve"> folgende Bibliotheken:</w:t>
      </w:r>
    </w:p>
    <w:tbl>
      <w:tblPr>
        <w:tblStyle w:val="Gitternetztabelle1hellAkzent1"/>
        <w:tblW w:w="0" w:type="auto"/>
        <w:jc w:val="center"/>
        <w:tblLook w:val="04A0" w:firstRow="1" w:lastRow="0" w:firstColumn="1" w:lastColumn="0" w:noHBand="0" w:noVBand="1"/>
      </w:tblPr>
      <w:tblGrid>
        <w:gridCol w:w="1497"/>
        <w:gridCol w:w="2177"/>
      </w:tblGrid>
      <w:tr w:rsidR="00021918" w14:paraId="2AF41949" w14:textId="77777777" w:rsidTr="009A1DC0">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D9E10C"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pPr>
            <w:r w:rsidRPr="00B96A45">
              <w:t>Bibliothek</w:t>
            </w:r>
          </w:p>
        </w:tc>
        <w:tc>
          <w:tcPr>
            <w:tcW w:w="0" w:type="auto"/>
            <w:vAlign w:val="center"/>
          </w:tcPr>
          <w:p w14:paraId="099B6EBE"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rsidRPr="00B96A45">
              <w:t>Versionsnummer</w:t>
            </w:r>
          </w:p>
        </w:tc>
      </w:tr>
      <w:tr w:rsidR="00021918" w14:paraId="41BB5F4F"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7ACA14"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r>
              <w:rPr>
                <w:b w:val="0"/>
                <w:bCs w:val="0"/>
              </w:rPr>
              <w:t>p</w:t>
            </w:r>
            <w:r w:rsidRPr="00B96A45">
              <w:rPr>
                <w:b w:val="0"/>
                <w:bCs w:val="0"/>
              </w:rPr>
              <w:t>andas</w:t>
            </w:r>
          </w:p>
        </w:tc>
        <w:tc>
          <w:tcPr>
            <w:tcW w:w="0" w:type="auto"/>
            <w:vAlign w:val="center"/>
          </w:tcPr>
          <w:p w14:paraId="0EA742D3"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1.2.4</w:t>
            </w:r>
          </w:p>
        </w:tc>
      </w:tr>
      <w:tr w:rsidR="00021918" w14:paraId="09D2B428"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443E8D"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r>
              <w:rPr>
                <w:b w:val="0"/>
                <w:bCs w:val="0"/>
              </w:rPr>
              <w:t>n</w:t>
            </w:r>
            <w:r w:rsidRPr="00B96A45">
              <w:rPr>
                <w:b w:val="0"/>
                <w:bCs w:val="0"/>
              </w:rPr>
              <w:t>umpy</w:t>
            </w:r>
          </w:p>
        </w:tc>
        <w:tc>
          <w:tcPr>
            <w:tcW w:w="0" w:type="auto"/>
            <w:vAlign w:val="center"/>
          </w:tcPr>
          <w:p w14:paraId="712093CB"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1.20.1</w:t>
            </w:r>
          </w:p>
        </w:tc>
      </w:tr>
      <w:tr w:rsidR="00021918" w14:paraId="32DD6F29"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561B19"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r>
              <w:rPr>
                <w:b w:val="0"/>
                <w:bCs w:val="0"/>
              </w:rPr>
              <w:t>p</w:t>
            </w:r>
            <w:r w:rsidRPr="00B96A45">
              <w:rPr>
                <w:b w:val="0"/>
                <w:bCs w:val="0"/>
              </w:rPr>
              <w:t>lotly</w:t>
            </w:r>
          </w:p>
        </w:tc>
        <w:tc>
          <w:tcPr>
            <w:tcW w:w="0" w:type="auto"/>
            <w:vAlign w:val="center"/>
          </w:tcPr>
          <w:p w14:paraId="495A939B"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5.1.0</w:t>
            </w:r>
          </w:p>
        </w:tc>
      </w:tr>
      <w:tr w:rsidR="00021918" w14:paraId="155632FA"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FE472A"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r>
              <w:rPr>
                <w:b w:val="0"/>
                <w:bCs w:val="0"/>
              </w:rPr>
              <w:t>s</w:t>
            </w:r>
            <w:r w:rsidRPr="00B96A45">
              <w:rPr>
                <w:b w:val="0"/>
                <w:bCs w:val="0"/>
              </w:rPr>
              <w:t>tatsmodels</w:t>
            </w:r>
          </w:p>
        </w:tc>
        <w:tc>
          <w:tcPr>
            <w:tcW w:w="0" w:type="auto"/>
            <w:vAlign w:val="center"/>
          </w:tcPr>
          <w:p w14:paraId="7CFD1D33"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0.12.2</w:t>
            </w:r>
          </w:p>
        </w:tc>
      </w:tr>
      <w:tr w:rsidR="00021918" w14:paraId="5EDB9056"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EE67A1"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r>
              <w:rPr>
                <w:b w:val="0"/>
                <w:bCs w:val="0"/>
              </w:rPr>
              <w:t>s</w:t>
            </w:r>
            <w:r w:rsidRPr="00B96A45">
              <w:rPr>
                <w:b w:val="0"/>
                <w:bCs w:val="0"/>
              </w:rPr>
              <w:t>cipy</w:t>
            </w:r>
          </w:p>
        </w:tc>
        <w:tc>
          <w:tcPr>
            <w:tcW w:w="0" w:type="auto"/>
            <w:vAlign w:val="center"/>
          </w:tcPr>
          <w:p w14:paraId="230A57EB"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1.6.2</w:t>
            </w:r>
          </w:p>
        </w:tc>
      </w:tr>
      <w:tr w:rsidR="0057742C" w14:paraId="1393B26A"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40E957" w14:textId="1FF06068" w:rsidR="0057742C" w:rsidRDefault="0057742C" w:rsidP="0057742C">
            <w:pPr>
              <w:pBdr>
                <w:top w:val="none" w:sz="0" w:space="0" w:color="auto"/>
                <w:left w:val="none" w:sz="0" w:space="0" w:color="auto"/>
                <w:bottom w:val="none" w:sz="0" w:space="0" w:color="auto"/>
                <w:right w:val="none" w:sz="0" w:space="0" w:color="auto"/>
                <w:between w:val="none" w:sz="0" w:space="0" w:color="auto"/>
              </w:pBdr>
              <w:spacing w:line="240" w:lineRule="auto"/>
              <w:jc w:val="center"/>
            </w:pPr>
            <w:r>
              <w:rPr>
                <w:b w:val="0"/>
                <w:bCs w:val="0"/>
              </w:rPr>
              <w:t>fbprophet</w:t>
            </w:r>
          </w:p>
        </w:tc>
        <w:tc>
          <w:tcPr>
            <w:tcW w:w="0" w:type="auto"/>
            <w:vAlign w:val="center"/>
          </w:tcPr>
          <w:p w14:paraId="6C444EE6" w14:textId="63AF3AF0" w:rsidR="0057742C" w:rsidRDefault="0057742C" w:rsidP="0057742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0.7.1</w:t>
            </w:r>
          </w:p>
        </w:tc>
      </w:tr>
    </w:tbl>
    <w:p w14:paraId="5B3C1848" w14:textId="73C4C5F3" w:rsidR="00B501F7" w:rsidRPr="00794823" w:rsidRDefault="00021918" w:rsidP="00794823">
      <w:pPr>
        <w:spacing w:before="240" w:after="0"/>
        <w:jc w:val="center"/>
        <w:rPr>
          <w:rFonts w:cs="Arial"/>
          <w:szCs w:val="24"/>
        </w:rPr>
      </w:pPr>
      <w:r>
        <w:rPr>
          <w:rFonts w:cs="Arial"/>
          <w:b/>
          <w:bCs/>
          <w:szCs w:val="24"/>
        </w:rPr>
        <w:t>Tabelle</w:t>
      </w:r>
      <w:r w:rsidRPr="00B13FDB">
        <w:rPr>
          <w:rFonts w:cs="Arial"/>
          <w:b/>
          <w:bCs/>
          <w:szCs w:val="24"/>
        </w:rPr>
        <w:t xml:space="preserve"> </w:t>
      </w:r>
      <w:r>
        <w:rPr>
          <w:rFonts w:cs="Arial"/>
          <w:b/>
          <w:bCs/>
          <w:szCs w:val="24"/>
        </w:rPr>
        <w:t>7</w:t>
      </w:r>
      <w:r w:rsidRPr="00B13FDB">
        <w:rPr>
          <w:rFonts w:cs="Arial"/>
          <w:b/>
          <w:bCs/>
          <w:szCs w:val="24"/>
        </w:rPr>
        <w:t>-1</w:t>
      </w:r>
      <w:r>
        <w:rPr>
          <w:rFonts w:cs="Arial"/>
          <w:szCs w:val="24"/>
        </w:rPr>
        <w:t xml:space="preserve"> Bibliotheken zur Prognosemodell Implementierung</w:t>
      </w:r>
      <w:r w:rsidR="00BA0A9A">
        <w:rPr>
          <w:rFonts w:cs="Arial"/>
          <w:szCs w:val="24"/>
        </w:rPr>
        <w:t>.</w:t>
      </w:r>
      <w:r w:rsidR="00B501F7">
        <w:br w:type="page"/>
      </w:r>
    </w:p>
    <w:p w14:paraId="377CD1B0" w14:textId="31B10818" w:rsidR="00657B2B" w:rsidRDefault="00657B2B" w:rsidP="00657B2B">
      <w:pPr>
        <w:pStyle w:val="berschrift2"/>
      </w:pPr>
      <w:bookmarkStart w:id="124" w:name="_Toc98853086"/>
      <w:r>
        <w:lastRenderedPageBreak/>
        <w:t>ARIMA</w:t>
      </w:r>
      <w:bookmarkEnd w:id="124"/>
    </w:p>
    <w:p w14:paraId="419251D4" w14:textId="6A57F6D2" w:rsidR="00DF33EB" w:rsidRPr="00202C9F" w:rsidRDefault="00DF33EB" w:rsidP="00202C9F">
      <w:r>
        <w:t>Die theoretischen Grundlagen zum ARIMA</w:t>
      </w:r>
      <w:r w:rsidR="00343D10">
        <w:t>-</w:t>
      </w:r>
      <w:r>
        <w:t>Prognosemodell wurden im Kapitel 3.2.1 erläutert. In den folgenden zwei Unterkapiteln werden die praktische Umsetzung des ARIMA</w:t>
      </w:r>
      <w:r w:rsidR="00343D10">
        <w:t>-</w:t>
      </w:r>
      <w:r>
        <w:t>Modells und die grundlegende Auswertung der Prognosegenauigkeit für den bereits definierten Zeitraum</w:t>
      </w:r>
      <w:r w:rsidR="00196214">
        <w:t xml:space="preserve"> von 80 Sekunden</w:t>
      </w:r>
      <w:r>
        <w:t xml:space="preserve"> </w:t>
      </w:r>
      <w:r w:rsidR="00B501F7">
        <w:t>durchgeführt.</w:t>
      </w:r>
    </w:p>
    <w:p w14:paraId="561B8EEF" w14:textId="7B2DFB5B" w:rsidR="00657B2B" w:rsidRDefault="00657B2B" w:rsidP="00657B2B">
      <w:pPr>
        <w:pStyle w:val="berschrift3"/>
      </w:pPr>
      <w:bookmarkStart w:id="125" w:name="_Toc98853087"/>
      <w:r>
        <w:t>Umsetzung</w:t>
      </w:r>
      <w:bookmarkEnd w:id="125"/>
    </w:p>
    <w:p w14:paraId="6A70B5B6" w14:textId="76470DCC" w:rsidR="00041BD4" w:rsidRDefault="002E0F4A" w:rsidP="0057742C">
      <w:r>
        <w:t xml:space="preserve">Die im Kapitel 6 beschriebenen Positionsdaten werden als Eingabe des Prognosemodells verwendet. </w:t>
      </w:r>
      <w:r w:rsidR="00A12EDE">
        <w:t xml:space="preserve">Dabei wird die Zeitreihe </w:t>
      </w:r>
      <w:r w:rsidR="00BA0A9A">
        <w:t xml:space="preserve">zunächst </w:t>
      </w:r>
      <w:r w:rsidR="00A12EDE">
        <w:t xml:space="preserve">auf </w:t>
      </w:r>
      <w:r w:rsidR="00576818">
        <w:t xml:space="preserve">eine Frequenz von 1Hz </w:t>
      </w:r>
      <w:r w:rsidR="00A12EDE">
        <w:t>geresampelt</w:t>
      </w:r>
      <w:r w:rsidR="00BA0A9A">
        <w:t xml:space="preserve">, um </w:t>
      </w:r>
      <w:r w:rsidR="00393AE6">
        <w:t xml:space="preserve">die </w:t>
      </w:r>
      <w:r w:rsidR="00BA0A9A">
        <w:t>benötigte Rechenkapazitäten zu minimieren</w:t>
      </w:r>
      <w:r w:rsidR="00A12EDE">
        <w:t>. Das bedeutet, dass für jede Sekunde der Durchschnitt über alle zugehörigen Dateneinträge gebildet wird, da nicht die Vorhersage jeder einzelnen Bewegung bei einer Frequenz von 50 Hz von Interesse ist, sondern die Anhäufun</w:t>
      </w:r>
      <w:r w:rsidR="00D770F0">
        <w:t xml:space="preserve">g bzw. Ansammlung von </w:t>
      </w:r>
      <w:r w:rsidR="00576818">
        <w:t xml:space="preserve">kinematischen </w:t>
      </w:r>
      <w:r w:rsidR="00D770F0">
        <w:t xml:space="preserve">Ereignissen [23]. </w:t>
      </w:r>
      <w:r w:rsidR="003A2841">
        <w:t xml:space="preserve">Mögliche Informationsverluste, Vorteile und Nachteile dieses Verarbeitungsschritts werden im Kapitel 9.1 diskutiert. </w:t>
      </w:r>
      <w:r>
        <w:t>Da</w:t>
      </w:r>
      <w:r w:rsidR="00576818">
        <w:t>nach</w:t>
      </w:r>
      <w:r>
        <w:t xml:space="preserve"> wird die Zeitreihe in einen Trainigsdatensatz und einen Testdatensatz aufgeteilt. Bei dem Training des Prognosemodells werden die im Kapitel 3.2.1 thematisierten AR, I und MA Parameter automatisch kalibriert, sodass der Prognosefehler minimal ist.</w:t>
      </w:r>
    </w:p>
    <w:p w14:paraId="25072BC5" w14:textId="77777777" w:rsidR="00EA2CEA" w:rsidRPr="00EA2CEA" w:rsidRDefault="00EA2CEA" w:rsidP="0057742C"/>
    <w:p w14:paraId="055D85C0" w14:textId="0F7EDF21" w:rsidR="002E0F4A" w:rsidRDefault="004F0DBD" w:rsidP="002E0F4A">
      <w:r>
        <w:t>Dem folgenden Link kann die Implementierung des ARIMA-Prognosemodells als Jupyter Notebook entnommen werden:</w:t>
      </w:r>
    </w:p>
    <w:p w14:paraId="0B435B5A" w14:textId="0F5847A6" w:rsidR="00041BD4" w:rsidRPr="00EA2CEA" w:rsidRDefault="004F0DBD" w:rsidP="00EA2CEA">
      <w:pPr>
        <w:jc w:val="center"/>
        <w:rPr>
          <w:b/>
          <w:bCs/>
        </w:rPr>
      </w:pPr>
      <w:r w:rsidRPr="004F0DBD">
        <w:rPr>
          <w:b/>
          <w:bCs/>
        </w:rPr>
        <w:t>https://github.com/WindIO-Bachelorthesis/Shortterm_Forecast/blob/main/models/ARIMA.ipynb</w:t>
      </w:r>
    </w:p>
    <w:p w14:paraId="7BE6E443" w14:textId="01754777" w:rsidR="004F0DBD" w:rsidRDefault="004F0DBD" w:rsidP="004F0DBD">
      <w:r>
        <w:t>Außerdem kann die Implementierung de</w:t>
      </w:r>
      <w:r w:rsidR="00A618FB">
        <w:t>m</w:t>
      </w:r>
      <w:r>
        <w:t xml:space="preserve"> folgenden Link als HTML Datei entnommen werden:</w:t>
      </w:r>
    </w:p>
    <w:p w14:paraId="763BB476" w14:textId="65BDB1F4" w:rsidR="0057742C" w:rsidRPr="00EA2CEA" w:rsidRDefault="0057742C" w:rsidP="00EA2CEA">
      <w:pPr>
        <w:jc w:val="center"/>
        <w:rPr>
          <w:b/>
          <w:bCs/>
          <w:sz w:val="22"/>
        </w:rPr>
      </w:pPr>
      <w:r w:rsidRPr="0057742C">
        <w:rPr>
          <w:b/>
          <w:bCs/>
          <w:sz w:val="22"/>
        </w:rPr>
        <w:t>https://github.com/WindIO-Bachelorthesis/Shortterm_Forecast/blob/main/models/HTMLExports/ARIMA.html</w:t>
      </w:r>
    </w:p>
    <w:p w14:paraId="695AB868" w14:textId="59E476B9" w:rsidR="00657B2B" w:rsidRDefault="00657B2B" w:rsidP="00657B2B">
      <w:pPr>
        <w:pStyle w:val="berschrift3"/>
      </w:pPr>
      <w:bookmarkStart w:id="126" w:name="_Toc98853088"/>
      <w:r>
        <w:lastRenderedPageBreak/>
        <w:t>Auswertung</w:t>
      </w:r>
      <w:bookmarkEnd w:id="126"/>
    </w:p>
    <w:p w14:paraId="050CD58F" w14:textId="0BBE4AA7" w:rsidR="00B22A26" w:rsidRDefault="004F0DBD" w:rsidP="00AF770B">
      <w:r>
        <w:t>De</w:t>
      </w:r>
      <w:r w:rsidR="00FC3EAE">
        <w:t>n</w:t>
      </w:r>
      <w:r>
        <w:t xml:space="preserve"> folgenden Abbildung </w:t>
      </w:r>
      <w:r w:rsidR="00041BD4">
        <w:t xml:space="preserve">7-1 </w:t>
      </w:r>
      <w:r w:rsidR="00FC3EAE">
        <w:t xml:space="preserve">und </w:t>
      </w:r>
      <w:r w:rsidR="00041BD4">
        <w:t>7-2</w:t>
      </w:r>
      <w:r>
        <w:t xml:space="preserve"> kann die Prognose des ARIMA Modells</w:t>
      </w:r>
      <w:r w:rsidR="00B22A26">
        <w:t xml:space="preserve"> (roter Graph)</w:t>
      </w:r>
      <w:r>
        <w:t xml:space="preserve"> für einen Zeitraum von 80 Sekunden </w:t>
      </w:r>
      <w:r w:rsidR="00FC3EAE">
        <w:t xml:space="preserve">und der zugehörige Testdatensatz </w:t>
      </w:r>
      <w:r w:rsidR="00B22A26">
        <w:t xml:space="preserve">(blauer Graph) </w:t>
      </w:r>
      <w:r w:rsidR="00FC3EAE">
        <w:t>entnommen werden.</w:t>
      </w:r>
    </w:p>
    <w:p w14:paraId="4D8AD96B" w14:textId="5091D107" w:rsidR="00FC3EAE" w:rsidRDefault="00FC3EAE" w:rsidP="00B22A26">
      <w:pPr>
        <w:jc w:val="center"/>
      </w:pPr>
      <w:r>
        <w:rPr>
          <w:noProof/>
        </w:rPr>
        <w:drawing>
          <wp:inline distT="0" distB="0" distL="0" distR="0" wp14:anchorId="43C57621" wp14:editId="49E851D3">
            <wp:extent cx="5400000" cy="182520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t="12758" r="14005"/>
                    <a:stretch/>
                  </pic:blipFill>
                  <pic:spPr bwMode="auto">
                    <a:xfrm>
                      <a:off x="0" y="0"/>
                      <a:ext cx="5400000" cy="1825200"/>
                    </a:xfrm>
                    <a:prstGeom prst="rect">
                      <a:avLst/>
                    </a:prstGeom>
                    <a:noFill/>
                    <a:ln>
                      <a:noFill/>
                    </a:ln>
                    <a:extLst>
                      <a:ext uri="{53640926-AAD7-44D8-BBD7-CCE9431645EC}">
                        <a14:shadowObscured xmlns:a14="http://schemas.microsoft.com/office/drawing/2010/main"/>
                      </a:ext>
                    </a:extLst>
                  </pic:spPr>
                </pic:pic>
              </a:graphicData>
            </a:graphic>
          </wp:inline>
        </w:drawing>
      </w:r>
    </w:p>
    <w:p w14:paraId="60E85EB0" w14:textId="4A4F7980" w:rsidR="00FC3EAE" w:rsidRDefault="00FC3EAE" w:rsidP="00FC3EAE">
      <w:pPr>
        <w:pStyle w:val="Beschriftung"/>
        <w:jc w:val="center"/>
        <w:rPr>
          <w:b w:val="0"/>
          <w:bCs w:val="0"/>
        </w:rPr>
      </w:pPr>
      <w:r>
        <w:t xml:space="preserve">Abbildung </w:t>
      </w:r>
      <w:r w:rsidR="00F020F2">
        <w:t>7-1</w:t>
      </w:r>
      <w:r>
        <w:t xml:space="preserve"> </w:t>
      </w:r>
      <w:r w:rsidR="00041BD4">
        <w:rPr>
          <w:b w:val="0"/>
          <w:bCs w:val="0"/>
        </w:rPr>
        <w:t>ARIMA</w:t>
      </w:r>
      <w:r w:rsidR="004D6470">
        <w:rPr>
          <w:b w:val="0"/>
          <w:bCs w:val="0"/>
        </w:rPr>
        <w:t>(6,0,6)</w:t>
      </w:r>
      <w:r w:rsidR="00041BD4">
        <w:rPr>
          <w:b w:val="0"/>
          <w:bCs w:val="0"/>
        </w:rPr>
        <w:t xml:space="preserve"> Prognose für Positionsdaten in X Dimension</w:t>
      </w:r>
      <w:r w:rsidR="005E41A9">
        <w:rPr>
          <w:b w:val="0"/>
          <w:bCs w:val="0"/>
        </w:rPr>
        <w:t xml:space="preserve"> (Vor-Zurück)</w:t>
      </w:r>
      <w:r w:rsidR="004D6470">
        <w:rPr>
          <w:b w:val="0"/>
          <w:bCs w:val="0"/>
        </w:rPr>
        <w:t>.</w:t>
      </w:r>
    </w:p>
    <w:p w14:paraId="661A2F46" w14:textId="77777777" w:rsidR="00B22A26" w:rsidRDefault="00B22A26" w:rsidP="00B22A26">
      <w:pPr>
        <w:rPr>
          <w:noProof/>
        </w:rPr>
      </w:pPr>
    </w:p>
    <w:p w14:paraId="7831C5CD" w14:textId="0448560F" w:rsidR="00FC3EAE" w:rsidRDefault="00FC3EAE" w:rsidP="00B22A26">
      <w:pPr>
        <w:jc w:val="center"/>
      </w:pPr>
      <w:r>
        <w:rPr>
          <w:noProof/>
        </w:rPr>
        <w:drawing>
          <wp:inline distT="0" distB="0" distL="0" distR="0" wp14:anchorId="5A5B83C9" wp14:editId="183B2AA1">
            <wp:extent cx="5400000" cy="1796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t="14625" r="14416"/>
                    <a:stretch/>
                  </pic:blipFill>
                  <pic:spPr bwMode="auto">
                    <a:xfrm>
                      <a:off x="0" y="0"/>
                      <a:ext cx="5400000" cy="1796400"/>
                    </a:xfrm>
                    <a:prstGeom prst="rect">
                      <a:avLst/>
                    </a:prstGeom>
                    <a:noFill/>
                    <a:ln>
                      <a:noFill/>
                    </a:ln>
                    <a:extLst>
                      <a:ext uri="{53640926-AAD7-44D8-BBD7-CCE9431645EC}">
                        <a14:shadowObscured xmlns:a14="http://schemas.microsoft.com/office/drawing/2010/main"/>
                      </a:ext>
                    </a:extLst>
                  </pic:spPr>
                </pic:pic>
              </a:graphicData>
            </a:graphic>
          </wp:inline>
        </w:drawing>
      </w:r>
    </w:p>
    <w:p w14:paraId="48F6D39D" w14:textId="3234265E" w:rsidR="00FC3EAE" w:rsidRDefault="00FC3EAE" w:rsidP="00041BD4">
      <w:pPr>
        <w:pStyle w:val="Beschriftung"/>
        <w:jc w:val="center"/>
      </w:pPr>
      <w:r>
        <w:t xml:space="preserve">Abbildung </w:t>
      </w:r>
      <w:r w:rsidR="00F020F2">
        <w:t>7-2</w:t>
      </w:r>
      <w:r>
        <w:t xml:space="preserve"> </w:t>
      </w:r>
      <w:r w:rsidR="00041BD4">
        <w:rPr>
          <w:b w:val="0"/>
          <w:bCs w:val="0"/>
        </w:rPr>
        <w:t>ARIMA</w:t>
      </w:r>
      <w:r w:rsidR="004D6470">
        <w:rPr>
          <w:b w:val="0"/>
          <w:bCs w:val="0"/>
        </w:rPr>
        <w:t>(6,0,3)</w:t>
      </w:r>
      <w:r w:rsidR="00041BD4">
        <w:rPr>
          <w:b w:val="0"/>
          <w:bCs w:val="0"/>
        </w:rPr>
        <w:t xml:space="preserve"> Prognose für Positionsdaten in </w:t>
      </w:r>
      <w:r w:rsidR="00941841">
        <w:rPr>
          <w:b w:val="0"/>
          <w:bCs w:val="0"/>
        </w:rPr>
        <w:t>Y</w:t>
      </w:r>
      <w:r w:rsidR="00041BD4">
        <w:rPr>
          <w:b w:val="0"/>
          <w:bCs w:val="0"/>
        </w:rPr>
        <w:t xml:space="preserve"> Dimension</w:t>
      </w:r>
      <w:r w:rsidR="005E41A9">
        <w:rPr>
          <w:b w:val="0"/>
          <w:bCs w:val="0"/>
        </w:rPr>
        <w:t xml:space="preserve"> (Seite-Seite)</w:t>
      </w:r>
      <w:r w:rsidR="004D6470">
        <w:rPr>
          <w:b w:val="0"/>
          <w:bCs w:val="0"/>
        </w:rPr>
        <w:t>.</w:t>
      </w:r>
    </w:p>
    <w:p w14:paraId="11A18970" w14:textId="77777777" w:rsidR="00041BD4" w:rsidRDefault="00041BD4" w:rsidP="00FC3EAE"/>
    <w:p w14:paraId="0502126C" w14:textId="0391F646" w:rsidR="00202C9F" w:rsidRDefault="00FC3EAE" w:rsidP="00FC3EAE">
      <w:r>
        <w:t>Im Kapitel 7.4 werden die RMSE Werte für die Position in X und Y Richtung mit der Prognosegenauigkeit der anderen Modelle verglichen</w:t>
      </w:r>
      <w:r w:rsidR="000264A1">
        <w:t xml:space="preserve"> und die Prognose für verschiedene Zeiträume ausgewertet</w:t>
      </w:r>
      <w:r>
        <w:t>.</w:t>
      </w:r>
      <w:r w:rsidR="004F0DBD">
        <w:br w:type="page"/>
      </w:r>
    </w:p>
    <w:p w14:paraId="63B341DE" w14:textId="6D67CAD8" w:rsidR="00657B2B" w:rsidRDefault="00657B2B" w:rsidP="00657B2B">
      <w:pPr>
        <w:pStyle w:val="berschrift2"/>
      </w:pPr>
      <w:bookmarkStart w:id="127" w:name="_Toc98853089"/>
      <w:r>
        <w:lastRenderedPageBreak/>
        <w:t>SARIMA</w:t>
      </w:r>
      <w:bookmarkEnd w:id="127"/>
    </w:p>
    <w:p w14:paraId="3BEC2444" w14:textId="279356D2" w:rsidR="00630C3C" w:rsidRPr="00202C9F" w:rsidRDefault="00630C3C" w:rsidP="00630C3C">
      <w:r>
        <w:t>Die theoretischen Grundlagen zum SARIMA</w:t>
      </w:r>
      <w:r w:rsidR="00161AD4">
        <w:t>-</w:t>
      </w:r>
      <w:r>
        <w:t>Prognosemodell wurden im Kapitel 3.2.2 erläutert. In den folgenden zwei Unterkapiteln werden die praktische Umsetzung des SARIMA Modells und die grundlegende Auswertung der Prognosegenauigkeit für den bereits definierten Zeitraum von 80 Sekunden durchgeführt.</w:t>
      </w:r>
    </w:p>
    <w:p w14:paraId="6EF2DAF4" w14:textId="7B410569" w:rsidR="00657B2B" w:rsidRDefault="00657B2B" w:rsidP="00657B2B">
      <w:pPr>
        <w:pStyle w:val="berschrift3"/>
      </w:pPr>
      <w:bookmarkStart w:id="128" w:name="_Toc98853090"/>
      <w:r>
        <w:t>Umsetzung</w:t>
      </w:r>
      <w:bookmarkEnd w:id="128"/>
    </w:p>
    <w:p w14:paraId="11580B8A" w14:textId="78A66A71" w:rsidR="00630C3C" w:rsidRDefault="00630C3C" w:rsidP="0057742C">
      <w:r>
        <w:t xml:space="preserve">Die im Kapitel 6 beschriebenen Positionsdaten werden als Eingabe des Prognosemodells verwendet. </w:t>
      </w:r>
      <w:r w:rsidR="000F1691">
        <w:t xml:space="preserve">Dabei wird die Zeitreihe </w:t>
      </w:r>
      <w:r w:rsidR="00BA0A9A">
        <w:t xml:space="preserve">zunächst </w:t>
      </w:r>
      <w:r w:rsidR="000F1691">
        <w:t>auf eine Frequenz von 1Hz geresampelt</w:t>
      </w:r>
      <w:r w:rsidR="00BA0A9A">
        <w:t xml:space="preserve">, um </w:t>
      </w:r>
      <w:r w:rsidR="00393AE6">
        <w:t xml:space="preserve">die </w:t>
      </w:r>
      <w:r w:rsidR="00BA0A9A">
        <w:t>benötigte Rechenkapazitäten zu minimieren</w:t>
      </w:r>
      <w:r w:rsidR="000F1691">
        <w:t xml:space="preserve">. Das bedeutet, dass für jede Sekunde der Durchschnitt über alle zugehörigen Dateneinträge gebildet wird, da nicht die Vorhersage jeder einzelnen Bewegung bei einer Frequenz von 50 Hz von Interesse ist, sondern die Anhäufung bzw. Ansammlung von kinematischen Ereignissen [23]. </w:t>
      </w:r>
      <w:r w:rsidR="003A2841">
        <w:t xml:space="preserve">Mögliche Informationsverluste, Vorteile und Nachteile dieses Verarbeitungsschritts werden im Kapitel 9.1 diskutiert. </w:t>
      </w:r>
      <w:r>
        <w:t>Da</w:t>
      </w:r>
      <w:r w:rsidR="000F1691">
        <w:t>nach</w:t>
      </w:r>
      <w:r>
        <w:t xml:space="preserve"> wird die Zeitreihe in einen Trainigsdatensatz und einen Testdatensatz aufgeteilt. Bei dem Training des Prognosemodells werden die im Kapitel 3.2.2 thematisierten AR, I, MA und saisonalen Parameter automatisch kalibriert, sodass der Prognosefehler minimal ist.</w:t>
      </w:r>
    </w:p>
    <w:p w14:paraId="0D8E17E3" w14:textId="77777777" w:rsidR="00041BD4" w:rsidRPr="00F818D3" w:rsidRDefault="00041BD4" w:rsidP="0057742C">
      <w:pPr>
        <w:rPr>
          <w:rFonts w:cs="Arial"/>
          <w:szCs w:val="24"/>
        </w:rPr>
      </w:pPr>
    </w:p>
    <w:p w14:paraId="79BF670D" w14:textId="78F5C2FA" w:rsidR="00630C3C" w:rsidRDefault="00630C3C" w:rsidP="00630C3C">
      <w:r>
        <w:t>Dem folgenden Link kann die Implementierung des SARIMA-Prognosemodells als Jupyter Notebook entnommen werden:</w:t>
      </w:r>
    </w:p>
    <w:p w14:paraId="6DB91BFA" w14:textId="3E97DD32" w:rsidR="00041BD4" w:rsidRPr="003A2841" w:rsidRDefault="00630C3C" w:rsidP="003A2841">
      <w:pPr>
        <w:jc w:val="center"/>
        <w:rPr>
          <w:b/>
          <w:bCs/>
        </w:rPr>
      </w:pPr>
      <w:r w:rsidRPr="004F0DBD">
        <w:rPr>
          <w:b/>
          <w:bCs/>
        </w:rPr>
        <w:t>https://github.com/WindIO-Bachelorthesis/Shortterm_Forecast/blob/main/models/</w:t>
      </w:r>
      <w:r>
        <w:rPr>
          <w:b/>
          <w:bCs/>
        </w:rPr>
        <w:t>S</w:t>
      </w:r>
      <w:r w:rsidRPr="004F0DBD">
        <w:rPr>
          <w:b/>
          <w:bCs/>
        </w:rPr>
        <w:t>ARIMA.ipynb</w:t>
      </w:r>
    </w:p>
    <w:p w14:paraId="637625F4" w14:textId="03DCEED6" w:rsidR="00630C3C" w:rsidRDefault="00630C3C" w:rsidP="00630C3C">
      <w:r>
        <w:t>Außerdem kann die Implementierung de</w:t>
      </w:r>
      <w:r w:rsidR="00041BD4">
        <w:t>m</w:t>
      </w:r>
      <w:r>
        <w:t xml:space="preserve"> folgenden Link als HTML Datei entnommen werden:</w:t>
      </w:r>
    </w:p>
    <w:p w14:paraId="0313327B" w14:textId="7C7A86DA" w:rsidR="0057742C" w:rsidRPr="005E41A9" w:rsidRDefault="0057742C" w:rsidP="005E41A9">
      <w:pPr>
        <w:jc w:val="center"/>
        <w:rPr>
          <w:b/>
          <w:bCs/>
          <w:sz w:val="22"/>
        </w:rPr>
      </w:pPr>
      <w:r w:rsidRPr="0057742C">
        <w:rPr>
          <w:b/>
          <w:bCs/>
          <w:sz w:val="22"/>
        </w:rPr>
        <w:t>https://github.com/WindIO-Bachelorthesis/Shortterm_Forecast/blob/main/models/HTMLExports/SARIMA.html</w:t>
      </w:r>
    </w:p>
    <w:p w14:paraId="75C6C5C3" w14:textId="77777777" w:rsidR="00657B2B" w:rsidRPr="00657B2B" w:rsidRDefault="00657B2B" w:rsidP="00657B2B">
      <w:pPr>
        <w:pStyle w:val="berschrift3"/>
      </w:pPr>
      <w:bookmarkStart w:id="129" w:name="_Toc98853091"/>
      <w:r>
        <w:lastRenderedPageBreak/>
        <w:t>Auswertung</w:t>
      </w:r>
      <w:bookmarkEnd w:id="129"/>
    </w:p>
    <w:p w14:paraId="3A8ED8D8" w14:textId="74E88B73" w:rsidR="00630C3C" w:rsidRDefault="00630C3C" w:rsidP="00630C3C">
      <w:r>
        <w:t xml:space="preserve">Den folgenden Abbildung </w:t>
      </w:r>
      <w:r w:rsidR="00941841">
        <w:t>7-3</w:t>
      </w:r>
      <w:r>
        <w:t xml:space="preserve"> und </w:t>
      </w:r>
      <w:r w:rsidR="00941841">
        <w:t>7-4</w:t>
      </w:r>
      <w:r>
        <w:t xml:space="preserve"> kann die Prognose des SARIMA Modells</w:t>
      </w:r>
      <w:r w:rsidR="005E41A9">
        <w:t xml:space="preserve"> (roter Graph)</w:t>
      </w:r>
      <w:r>
        <w:t xml:space="preserve"> für einen Zeitraum von 80 Sekunden und der zugehörige Testdatensatz</w:t>
      </w:r>
      <w:r w:rsidR="005E41A9">
        <w:t xml:space="preserve"> (blauer Graph)</w:t>
      </w:r>
      <w:r>
        <w:t xml:space="preserve"> entnommen werden.</w:t>
      </w:r>
    </w:p>
    <w:p w14:paraId="275AD3D2" w14:textId="77777777" w:rsidR="005E41A9" w:rsidRDefault="005E41A9" w:rsidP="00630C3C">
      <w:pPr>
        <w:rPr>
          <w:noProof/>
        </w:rPr>
      </w:pPr>
    </w:p>
    <w:p w14:paraId="1521B1F6" w14:textId="696D7628" w:rsidR="00630C3C" w:rsidRDefault="00630C3C" w:rsidP="005E41A9">
      <w:pPr>
        <w:jc w:val="center"/>
      </w:pPr>
      <w:r>
        <w:rPr>
          <w:noProof/>
        </w:rPr>
        <w:drawing>
          <wp:inline distT="0" distB="0" distL="0" distR="0" wp14:anchorId="7035B5AF" wp14:editId="11DD3846">
            <wp:extent cx="5400000" cy="1818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681" r="15557"/>
                    <a:stretch/>
                  </pic:blipFill>
                  <pic:spPr bwMode="auto">
                    <a:xfrm>
                      <a:off x="0" y="0"/>
                      <a:ext cx="5400000" cy="1818000"/>
                    </a:xfrm>
                    <a:prstGeom prst="rect">
                      <a:avLst/>
                    </a:prstGeom>
                    <a:noFill/>
                    <a:ln>
                      <a:noFill/>
                    </a:ln>
                    <a:extLst>
                      <a:ext uri="{53640926-AAD7-44D8-BBD7-CCE9431645EC}">
                        <a14:shadowObscured xmlns:a14="http://schemas.microsoft.com/office/drawing/2010/main"/>
                      </a:ext>
                    </a:extLst>
                  </pic:spPr>
                </pic:pic>
              </a:graphicData>
            </a:graphic>
          </wp:inline>
        </w:drawing>
      </w:r>
    </w:p>
    <w:p w14:paraId="48B4D587" w14:textId="047072D2" w:rsidR="00630C3C" w:rsidRDefault="00630C3C" w:rsidP="00630C3C">
      <w:pPr>
        <w:pStyle w:val="Beschriftung"/>
        <w:jc w:val="center"/>
        <w:rPr>
          <w:b w:val="0"/>
          <w:bCs w:val="0"/>
        </w:rPr>
      </w:pPr>
      <w:r>
        <w:t xml:space="preserve">Abbildung </w:t>
      </w:r>
      <w:r w:rsidR="00F020F2">
        <w:t>7-3</w:t>
      </w:r>
      <w:r>
        <w:t xml:space="preserve"> </w:t>
      </w:r>
      <w:r w:rsidR="00941841" w:rsidRPr="00941841">
        <w:rPr>
          <w:b w:val="0"/>
          <w:bCs w:val="0"/>
        </w:rPr>
        <w:t>SARIMA</w:t>
      </w:r>
      <w:r w:rsidR="004D6470">
        <w:rPr>
          <w:b w:val="0"/>
          <w:bCs w:val="0"/>
        </w:rPr>
        <w:t>(6,0,6)(6,0,6)</w:t>
      </w:r>
      <w:r w:rsidR="004D6470">
        <w:rPr>
          <w:b w:val="0"/>
          <w:bCs w:val="0"/>
          <w:vertAlign w:val="subscript"/>
        </w:rPr>
        <w:t>7</w:t>
      </w:r>
      <w:r w:rsidR="00941841" w:rsidRPr="00941841">
        <w:rPr>
          <w:b w:val="0"/>
          <w:bCs w:val="0"/>
        </w:rPr>
        <w:t xml:space="preserve"> Prognose für Positionsdaten in X Dimension</w:t>
      </w:r>
      <w:r w:rsidR="005E41A9">
        <w:rPr>
          <w:b w:val="0"/>
          <w:bCs w:val="0"/>
        </w:rPr>
        <w:t xml:space="preserve"> (Vor-Zurück)</w:t>
      </w:r>
      <w:r w:rsidR="004D6470">
        <w:rPr>
          <w:b w:val="0"/>
          <w:bCs w:val="0"/>
        </w:rPr>
        <w:t>.</w:t>
      </w:r>
    </w:p>
    <w:p w14:paraId="5A34F8F7" w14:textId="77777777" w:rsidR="005E41A9" w:rsidRDefault="005E41A9" w:rsidP="00630C3C">
      <w:pPr>
        <w:rPr>
          <w:noProof/>
        </w:rPr>
      </w:pPr>
    </w:p>
    <w:p w14:paraId="5C70677F" w14:textId="25160E72" w:rsidR="00630C3C" w:rsidRDefault="00630C3C" w:rsidP="005E41A9">
      <w:pPr>
        <w:jc w:val="center"/>
      </w:pPr>
      <w:r>
        <w:rPr>
          <w:noProof/>
        </w:rPr>
        <w:drawing>
          <wp:inline distT="0" distB="0" distL="0" distR="0" wp14:anchorId="64AE0CBD" wp14:editId="589CFAE3">
            <wp:extent cx="5400000" cy="1857600"/>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t="12974" r="15670"/>
                    <a:stretch/>
                  </pic:blipFill>
                  <pic:spPr bwMode="auto">
                    <a:xfrm>
                      <a:off x="0" y="0"/>
                      <a:ext cx="5400000" cy="1857600"/>
                    </a:xfrm>
                    <a:prstGeom prst="rect">
                      <a:avLst/>
                    </a:prstGeom>
                    <a:noFill/>
                    <a:ln>
                      <a:noFill/>
                    </a:ln>
                    <a:extLst>
                      <a:ext uri="{53640926-AAD7-44D8-BBD7-CCE9431645EC}">
                        <a14:shadowObscured xmlns:a14="http://schemas.microsoft.com/office/drawing/2010/main"/>
                      </a:ext>
                    </a:extLst>
                  </pic:spPr>
                </pic:pic>
              </a:graphicData>
            </a:graphic>
          </wp:inline>
        </w:drawing>
      </w:r>
    </w:p>
    <w:p w14:paraId="5F3F499A" w14:textId="663B7394" w:rsidR="00630C3C" w:rsidRPr="009D7E07" w:rsidRDefault="00630C3C" w:rsidP="00630C3C">
      <w:pPr>
        <w:pStyle w:val="Beschriftung"/>
        <w:jc w:val="center"/>
        <w:rPr>
          <w:b w:val="0"/>
          <w:bCs w:val="0"/>
        </w:rPr>
      </w:pPr>
      <w:r>
        <w:t xml:space="preserve">Abbildung </w:t>
      </w:r>
      <w:r w:rsidR="00F020F2">
        <w:t>7-4</w:t>
      </w:r>
      <w:r>
        <w:t xml:space="preserve"> </w:t>
      </w:r>
      <w:r w:rsidR="00941841" w:rsidRPr="00941841">
        <w:rPr>
          <w:b w:val="0"/>
          <w:bCs w:val="0"/>
        </w:rPr>
        <w:t>SARIMA</w:t>
      </w:r>
      <w:r w:rsidR="004D6470">
        <w:rPr>
          <w:b w:val="0"/>
          <w:bCs w:val="0"/>
        </w:rPr>
        <w:t>(6,0,6)(6,0,6)</w:t>
      </w:r>
      <w:r w:rsidR="004D6470">
        <w:rPr>
          <w:b w:val="0"/>
          <w:bCs w:val="0"/>
          <w:vertAlign w:val="subscript"/>
        </w:rPr>
        <w:t>7</w:t>
      </w:r>
      <w:r w:rsidR="00941841" w:rsidRPr="00941841">
        <w:rPr>
          <w:b w:val="0"/>
          <w:bCs w:val="0"/>
        </w:rPr>
        <w:t xml:space="preserve"> Prognose für Positionsdaten in </w:t>
      </w:r>
      <w:r w:rsidR="00941841">
        <w:rPr>
          <w:b w:val="0"/>
          <w:bCs w:val="0"/>
        </w:rPr>
        <w:t>Y</w:t>
      </w:r>
      <w:r w:rsidR="00941841" w:rsidRPr="00941841">
        <w:rPr>
          <w:b w:val="0"/>
          <w:bCs w:val="0"/>
        </w:rPr>
        <w:t xml:space="preserve"> Dimension</w:t>
      </w:r>
      <w:r w:rsidR="005E41A9">
        <w:rPr>
          <w:b w:val="0"/>
          <w:bCs w:val="0"/>
        </w:rPr>
        <w:t xml:space="preserve"> (Seite-Seite)</w:t>
      </w:r>
      <w:r w:rsidR="004D6470">
        <w:rPr>
          <w:b w:val="0"/>
          <w:bCs w:val="0"/>
        </w:rPr>
        <w:t>.</w:t>
      </w:r>
    </w:p>
    <w:p w14:paraId="19F78A51" w14:textId="77777777" w:rsidR="00630C3C" w:rsidRDefault="00630C3C" w:rsidP="00630C3C"/>
    <w:p w14:paraId="4881F215" w14:textId="6A5BDEB2" w:rsidR="00630C3C" w:rsidRDefault="00630C3C" w:rsidP="00630C3C">
      <w:r>
        <w:t>Im Kapitel 7.4 werden die RMSE Werte für die Position in X und Y Richtung mit der Prognosegenauigkeit der anderen zwei Modelle verglichen</w:t>
      </w:r>
      <w:r w:rsidR="00941841">
        <w:t xml:space="preserve"> und die Prognose für verschiedene Zeiträume ausgewertet.</w:t>
      </w:r>
      <w:r>
        <w:br w:type="page"/>
      </w:r>
    </w:p>
    <w:p w14:paraId="1F66BC92" w14:textId="43B8D745" w:rsidR="00657B2B" w:rsidRDefault="00657B2B" w:rsidP="00657B2B">
      <w:pPr>
        <w:pStyle w:val="berschrift2"/>
      </w:pPr>
      <w:bookmarkStart w:id="130" w:name="_Toc98853092"/>
      <w:r>
        <w:lastRenderedPageBreak/>
        <w:t>Prophet (Neuronales Netzwerk)</w:t>
      </w:r>
      <w:bookmarkEnd w:id="130"/>
    </w:p>
    <w:p w14:paraId="6CDBFEEC" w14:textId="1B0329D3" w:rsidR="00354A45" w:rsidRPr="00202C9F" w:rsidRDefault="00354A45" w:rsidP="00354A45">
      <w:r>
        <w:t>Die theoretischen Grundlagen zum Prophet</w:t>
      </w:r>
      <w:r w:rsidR="00BF3FFA">
        <w:t>-</w:t>
      </w:r>
      <w:r>
        <w:t>Prognosemodell wurden im Kapitel 3.2.3 erläutert. In den folgenden zwei Unterkapiteln werden die praktische Umsetzung des Prophet</w:t>
      </w:r>
      <w:r w:rsidR="00BF3FFA">
        <w:t>-</w:t>
      </w:r>
      <w:r>
        <w:t>Modells und die grundlegende Auswertung der Prognosegenauigkeit für den bereits definierten Zeitraum von 80 Sekunden durchgeführt.</w:t>
      </w:r>
    </w:p>
    <w:p w14:paraId="435D0049" w14:textId="1FFABE74" w:rsidR="00657B2B" w:rsidRDefault="00657B2B" w:rsidP="00657B2B">
      <w:pPr>
        <w:pStyle w:val="berschrift3"/>
      </w:pPr>
      <w:bookmarkStart w:id="131" w:name="_Toc98853093"/>
      <w:r>
        <w:t>Umsetzung</w:t>
      </w:r>
      <w:bookmarkEnd w:id="131"/>
    </w:p>
    <w:p w14:paraId="4F48D165" w14:textId="6166C066" w:rsidR="00354A45" w:rsidRDefault="00354A45" w:rsidP="0057742C">
      <w:r>
        <w:t xml:space="preserve">Die im Kapitel 6 beschriebenen Positionsdaten werden als Eingabe des Prognosemodells verwendet. </w:t>
      </w:r>
      <w:r w:rsidR="000F1691">
        <w:t xml:space="preserve">Dabei wird die Zeitreihe </w:t>
      </w:r>
      <w:r w:rsidR="00BA0A9A">
        <w:t xml:space="preserve">zunächst </w:t>
      </w:r>
      <w:r w:rsidR="000F1691">
        <w:t>auf eine Frequenz von 1Hz geresampelt</w:t>
      </w:r>
      <w:r w:rsidR="00794823">
        <w:t xml:space="preserve">, um </w:t>
      </w:r>
      <w:r w:rsidR="00393AE6">
        <w:t xml:space="preserve">die </w:t>
      </w:r>
      <w:r w:rsidR="00794823">
        <w:t>benötigte Rechenkapazitäten zu minimieren</w:t>
      </w:r>
      <w:r w:rsidR="000F1691">
        <w:t>. Das bedeutet, dass für jede Sekunde der Durchschnitt über alle zugehörigen Dateneinträge gebildet wird, da nicht die Vorhersage jeder einzelnen Bewegung bei einer Frequenz von 50 Hz von Interesse ist, sondern die Anhäufung bzw. Ansammlung von kinematischen Ereignissen [23].</w:t>
      </w:r>
      <w:r w:rsidR="00284668">
        <w:t xml:space="preserve"> Mögliche Informationsverluste, Vorteile und Nachteile dieses Verarbeitungsschritts werden im Kapitel 9.1 diskutiert. </w:t>
      </w:r>
      <w:r>
        <w:t>Da</w:t>
      </w:r>
      <w:r w:rsidR="000F1691">
        <w:t>nach</w:t>
      </w:r>
      <w:r>
        <w:t xml:space="preserve"> wird die Zeitreihe in einen Trainigsdatensatz und einen Testdatensatz aufgeteilt. Bei dem Training des Prognosemodells werden die im Kapitel 3.2.2 thematisierten Teilfunktionen werden automatisch kalibriert, sodass der Prognosefehler minimal ist.</w:t>
      </w:r>
    </w:p>
    <w:p w14:paraId="3D4B7465" w14:textId="77777777" w:rsidR="00D72DFB" w:rsidRPr="00F818D3" w:rsidRDefault="00D72DFB" w:rsidP="0057742C">
      <w:pPr>
        <w:rPr>
          <w:rFonts w:cs="Arial"/>
          <w:szCs w:val="24"/>
        </w:rPr>
      </w:pPr>
    </w:p>
    <w:p w14:paraId="3795FC0A" w14:textId="7A3D546B" w:rsidR="00354A45" w:rsidRDefault="00354A45" w:rsidP="00354A45">
      <w:r>
        <w:t>Dem folgenden Link kann die Implementierung des Prophet-Prognosemodells als Jupyter Notebook entnommen werden:</w:t>
      </w:r>
    </w:p>
    <w:p w14:paraId="050EA6B4" w14:textId="5839C16E" w:rsidR="00D72DFB" w:rsidRPr="00284668" w:rsidRDefault="00354A45" w:rsidP="00284668">
      <w:pPr>
        <w:jc w:val="center"/>
        <w:rPr>
          <w:b/>
          <w:bCs/>
        </w:rPr>
      </w:pPr>
      <w:r w:rsidRPr="004F0DBD">
        <w:rPr>
          <w:b/>
          <w:bCs/>
        </w:rPr>
        <w:t>https://github.com/WindIO-Bachelorthesis/Shortterm_Forecast/blob/main/models/</w:t>
      </w:r>
      <w:r>
        <w:rPr>
          <w:b/>
          <w:bCs/>
        </w:rPr>
        <w:t>PROPHET</w:t>
      </w:r>
      <w:r w:rsidRPr="004F0DBD">
        <w:rPr>
          <w:b/>
          <w:bCs/>
        </w:rPr>
        <w:t>.ipynb</w:t>
      </w:r>
    </w:p>
    <w:p w14:paraId="725A7BA5" w14:textId="5DB51E76" w:rsidR="00354A45" w:rsidRDefault="00354A45" w:rsidP="00354A45">
      <w:r>
        <w:t>Außerdem kann die Implementierung den folgende</w:t>
      </w:r>
      <w:r w:rsidR="00D72DFB">
        <w:t>m</w:t>
      </w:r>
      <w:r>
        <w:t xml:space="preserve"> Link als HTML Datei entnommen werden:</w:t>
      </w:r>
    </w:p>
    <w:p w14:paraId="20238FFB" w14:textId="21544544" w:rsidR="0057742C" w:rsidRPr="008C4781" w:rsidRDefault="0057742C" w:rsidP="008C4781">
      <w:pPr>
        <w:jc w:val="center"/>
        <w:rPr>
          <w:b/>
          <w:bCs/>
          <w:sz w:val="20"/>
          <w:szCs w:val="20"/>
        </w:rPr>
      </w:pPr>
      <w:r w:rsidRPr="0057742C">
        <w:rPr>
          <w:b/>
          <w:bCs/>
          <w:sz w:val="20"/>
          <w:szCs w:val="20"/>
        </w:rPr>
        <w:t>https://github.com/WindIO-Bachelorthesis/Shortterm_Forecast/blob/main/models/HTMLExports/PROPHET.html</w:t>
      </w:r>
    </w:p>
    <w:p w14:paraId="61E0C2CA" w14:textId="7B2C3F8A" w:rsidR="00657B2B" w:rsidRDefault="00657B2B" w:rsidP="00657B2B">
      <w:pPr>
        <w:pStyle w:val="berschrift3"/>
      </w:pPr>
      <w:bookmarkStart w:id="132" w:name="_Toc98853094"/>
      <w:r>
        <w:lastRenderedPageBreak/>
        <w:t>Auswertung</w:t>
      </w:r>
      <w:bookmarkEnd w:id="132"/>
    </w:p>
    <w:p w14:paraId="225E06D5" w14:textId="20E5CC50" w:rsidR="00354A45" w:rsidRDefault="00354A45" w:rsidP="00354A45">
      <w:r>
        <w:t xml:space="preserve">Den folgenden Abbildung </w:t>
      </w:r>
      <w:r w:rsidR="00D72DFB">
        <w:t>7-5</w:t>
      </w:r>
      <w:r>
        <w:t xml:space="preserve"> und </w:t>
      </w:r>
      <w:r w:rsidR="00D72DFB">
        <w:t xml:space="preserve">7-6 </w:t>
      </w:r>
      <w:r>
        <w:t xml:space="preserve">kann die Prognose des </w:t>
      </w:r>
      <w:r w:rsidR="00D72DFB">
        <w:t xml:space="preserve">Prophet </w:t>
      </w:r>
      <w:r>
        <w:t>Modells</w:t>
      </w:r>
      <w:r w:rsidR="00393AE6">
        <w:t xml:space="preserve"> (roter Graph)</w:t>
      </w:r>
      <w:r>
        <w:t xml:space="preserve"> für einen Zeitraum von 80 Sekunden und der zugehörige Testdatensatz</w:t>
      </w:r>
      <w:r w:rsidR="00393AE6">
        <w:t xml:space="preserve"> (blauer Graph)</w:t>
      </w:r>
      <w:r>
        <w:t xml:space="preserve"> entnommen werden.</w:t>
      </w:r>
    </w:p>
    <w:p w14:paraId="70971FCE" w14:textId="77777777" w:rsidR="00393AE6" w:rsidRDefault="00393AE6" w:rsidP="00354A45">
      <w:pPr>
        <w:rPr>
          <w:noProof/>
        </w:rPr>
      </w:pPr>
    </w:p>
    <w:p w14:paraId="55FFE544" w14:textId="5696C1D6" w:rsidR="00910521" w:rsidRDefault="00910521" w:rsidP="00393AE6">
      <w:pPr>
        <w:jc w:val="center"/>
      </w:pPr>
      <w:r>
        <w:rPr>
          <w:noProof/>
        </w:rPr>
        <w:drawing>
          <wp:inline distT="0" distB="0" distL="0" distR="0" wp14:anchorId="35ABC494" wp14:editId="11CE09AD">
            <wp:extent cx="5400000" cy="1846800"/>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13315" r="15443"/>
                    <a:stretch/>
                  </pic:blipFill>
                  <pic:spPr bwMode="auto">
                    <a:xfrm>
                      <a:off x="0" y="0"/>
                      <a:ext cx="5400000" cy="1846800"/>
                    </a:xfrm>
                    <a:prstGeom prst="rect">
                      <a:avLst/>
                    </a:prstGeom>
                    <a:noFill/>
                    <a:ln>
                      <a:noFill/>
                    </a:ln>
                    <a:extLst>
                      <a:ext uri="{53640926-AAD7-44D8-BBD7-CCE9431645EC}">
                        <a14:shadowObscured xmlns:a14="http://schemas.microsoft.com/office/drawing/2010/main"/>
                      </a:ext>
                    </a:extLst>
                  </pic:spPr>
                </pic:pic>
              </a:graphicData>
            </a:graphic>
          </wp:inline>
        </w:drawing>
      </w:r>
    </w:p>
    <w:p w14:paraId="76516322" w14:textId="0E9DA2A1" w:rsidR="00D72DFB" w:rsidRDefault="00D72DFB" w:rsidP="00D72DFB">
      <w:pPr>
        <w:pStyle w:val="Beschriftung"/>
        <w:jc w:val="center"/>
        <w:rPr>
          <w:b w:val="0"/>
          <w:bCs w:val="0"/>
        </w:rPr>
      </w:pPr>
      <w:r>
        <w:t xml:space="preserve">Abbildung 7-5 </w:t>
      </w:r>
      <w:r>
        <w:rPr>
          <w:b w:val="0"/>
          <w:bCs w:val="0"/>
        </w:rPr>
        <w:t>Prophet</w:t>
      </w:r>
      <w:r w:rsidRPr="00941841">
        <w:rPr>
          <w:b w:val="0"/>
          <w:bCs w:val="0"/>
        </w:rPr>
        <w:t xml:space="preserve"> Prognose für Positionsdaten in X Dimension</w:t>
      </w:r>
      <w:r w:rsidR="00393AE6">
        <w:rPr>
          <w:b w:val="0"/>
          <w:bCs w:val="0"/>
        </w:rPr>
        <w:t xml:space="preserve"> (Vor-Zurück).</w:t>
      </w:r>
    </w:p>
    <w:p w14:paraId="00910E5E" w14:textId="77777777" w:rsidR="00393AE6" w:rsidRDefault="00393AE6" w:rsidP="00393AE6">
      <w:pPr>
        <w:pStyle w:val="Beschriftung"/>
        <w:rPr>
          <w:noProof/>
        </w:rPr>
      </w:pPr>
    </w:p>
    <w:p w14:paraId="63020364" w14:textId="04D1D2CF" w:rsidR="00D72DFB" w:rsidRDefault="00910521" w:rsidP="00393AE6">
      <w:pPr>
        <w:pStyle w:val="Beschriftung"/>
        <w:jc w:val="center"/>
        <w:rPr>
          <w:b w:val="0"/>
          <w:bCs w:val="0"/>
        </w:rPr>
      </w:pPr>
      <w:r>
        <w:rPr>
          <w:noProof/>
        </w:rPr>
        <w:drawing>
          <wp:inline distT="0" distB="0" distL="0" distR="0" wp14:anchorId="6802E5DF" wp14:editId="72B29F46">
            <wp:extent cx="5400000" cy="180360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t="15022" r="15215"/>
                    <a:stretch/>
                  </pic:blipFill>
                  <pic:spPr bwMode="auto">
                    <a:xfrm>
                      <a:off x="0" y="0"/>
                      <a:ext cx="5400000" cy="1803600"/>
                    </a:xfrm>
                    <a:prstGeom prst="rect">
                      <a:avLst/>
                    </a:prstGeom>
                    <a:noFill/>
                    <a:ln>
                      <a:noFill/>
                    </a:ln>
                    <a:extLst>
                      <a:ext uri="{53640926-AAD7-44D8-BBD7-CCE9431645EC}">
                        <a14:shadowObscured xmlns:a14="http://schemas.microsoft.com/office/drawing/2010/main"/>
                      </a:ext>
                    </a:extLst>
                  </pic:spPr>
                </pic:pic>
              </a:graphicData>
            </a:graphic>
          </wp:inline>
        </w:drawing>
      </w:r>
      <w:r w:rsidR="00D72DFB">
        <w:t xml:space="preserve">Abbildung 7-6 </w:t>
      </w:r>
      <w:r w:rsidR="00D72DFB">
        <w:rPr>
          <w:b w:val="0"/>
          <w:bCs w:val="0"/>
        </w:rPr>
        <w:t>Prophet</w:t>
      </w:r>
      <w:r w:rsidR="00D72DFB" w:rsidRPr="00941841">
        <w:rPr>
          <w:b w:val="0"/>
          <w:bCs w:val="0"/>
        </w:rPr>
        <w:t xml:space="preserve"> Prognose für Positionsdaten in </w:t>
      </w:r>
      <w:r w:rsidR="00D72DFB">
        <w:rPr>
          <w:b w:val="0"/>
          <w:bCs w:val="0"/>
        </w:rPr>
        <w:t>Y</w:t>
      </w:r>
      <w:r w:rsidR="00D72DFB" w:rsidRPr="00941841">
        <w:rPr>
          <w:b w:val="0"/>
          <w:bCs w:val="0"/>
        </w:rPr>
        <w:t xml:space="preserve"> Dimension</w:t>
      </w:r>
      <w:r w:rsidR="00393AE6">
        <w:rPr>
          <w:b w:val="0"/>
          <w:bCs w:val="0"/>
        </w:rPr>
        <w:t xml:space="preserve"> (Seite-Seite).</w:t>
      </w:r>
    </w:p>
    <w:p w14:paraId="45BC2134" w14:textId="77777777" w:rsidR="00910521" w:rsidRPr="00910521" w:rsidRDefault="00910521" w:rsidP="00910521"/>
    <w:p w14:paraId="54115F4C" w14:textId="2074C4E7" w:rsidR="00354A45" w:rsidRDefault="00E712C9" w:rsidP="00354A45">
      <w:r>
        <w:t>Im Kapitel 7.4 werden die RMSE Werte für die Position in X und Y Richtung mit der Prognosegenauigkeit der anderen zwei Modelle verglichen</w:t>
      </w:r>
      <w:r w:rsidR="00D72DFB">
        <w:t xml:space="preserve"> und die Prognose für verschiedene Zeiträume ausgewertet.</w:t>
      </w:r>
      <w:r>
        <w:br w:type="page"/>
      </w:r>
    </w:p>
    <w:p w14:paraId="047990F1" w14:textId="398366CD" w:rsidR="00F323C8" w:rsidRDefault="00F323C8" w:rsidP="00354A45">
      <w:pPr>
        <w:pStyle w:val="berschrift2"/>
      </w:pPr>
      <w:bookmarkStart w:id="133" w:name="_Toc98853095"/>
      <w:r>
        <w:lastRenderedPageBreak/>
        <w:t>Vergleich der Prognosemodellergebnisse</w:t>
      </w:r>
      <w:bookmarkEnd w:id="133"/>
    </w:p>
    <w:p w14:paraId="53ACB109" w14:textId="79F3C8E8" w:rsidR="00202C9F" w:rsidRDefault="00594E66" w:rsidP="00202C9F">
      <w:r>
        <w:t>Der folgenden Tabelle 7-</w:t>
      </w:r>
      <w:r w:rsidR="00BF3FFA">
        <w:t>2</w:t>
      </w:r>
      <w:r>
        <w:t xml:space="preserve"> können die RMSE Werte für die Abbildungen </w:t>
      </w:r>
      <w:r w:rsidR="00D72DFB">
        <w:t>7-1</w:t>
      </w:r>
      <w:r>
        <w:t xml:space="preserve">, </w:t>
      </w:r>
      <w:r w:rsidR="00D72DFB">
        <w:t>7-2</w:t>
      </w:r>
      <w:r>
        <w:t xml:space="preserve">, </w:t>
      </w:r>
      <w:r w:rsidR="00D72DFB">
        <w:t>7-3</w:t>
      </w:r>
      <w:r>
        <w:t xml:space="preserve">, </w:t>
      </w:r>
      <w:r w:rsidR="00D72DFB">
        <w:t>7-</w:t>
      </w:r>
      <w:r>
        <w:t xml:space="preserve">4, </w:t>
      </w:r>
      <w:r w:rsidR="00D72DFB">
        <w:t>7-</w:t>
      </w:r>
      <w:r>
        <w:t xml:space="preserve">5 und </w:t>
      </w:r>
      <w:r w:rsidR="00D72DFB">
        <w:t>7-</w:t>
      </w:r>
      <w:r>
        <w:t>6 entnommen werden.</w:t>
      </w:r>
    </w:p>
    <w:tbl>
      <w:tblPr>
        <w:tblStyle w:val="Gitternetztabelle1hellAkzent1"/>
        <w:tblW w:w="0" w:type="auto"/>
        <w:jc w:val="center"/>
        <w:tblLook w:val="04A0" w:firstRow="1" w:lastRow="0" w:firstColumn="1" w:lastColumn="0" w:noHBand="0" w:noVBand="1"/>
      </w:tblPr>
      <w:tblGrid>
        <w:gridCol w:w="2689"/>
        <w:gridCol w:w="3162"/>
        <w:gridCol w:w="2926"/>
      </w:tblGrid>
      <w:tr w:rsidR="00594E66" w:rsidRPr="00CA2952" w14:paraId="405CA5B0" w14:textId="77777777" w:rsidTr="00CA2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F625DDC" w14:textId="5F9ED4C8"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Prognosemodell</w:t>
            </w:r>
          </w:p>
        </w:tc>
        <w:tc>
          <w:tcPr>
            <w:tcW w:w="3162" w:type="dxa"/>
          </w:tcPr>
          <w:p w14:paraId="2D8F384B" w14:textId="77777777" w:rsidR="00CA2952" w:rsidRDefault="00594E66" w:rsidP="00CA2952">
            <w:pPr>
              <w:pBdr>
                <w:top w:val="none" w:sz="0" w:space="0" w:color="auto"/>
                <w:left w:val="none" w:sz="0" w:space="0" w:color="auto"/>
                <w:bottom w:val="none" w:sz="0" w:space="0" w:color="auto"/>
                <w:right w:val="none" w:sz="0" w:space="0" w:color="auto"/>
                <w:between w:val="none" w:sz="0" w:space="0" w:color="auto"/>
              </w:pBdr>
              <w:spacing w:after="0"/>
              <w:jc w:val="center"/>
              <w:cnfStyle w:val="100000000000" w:firstRow="1" w:lastRow="0" w:firstColumn="0" w:lastColumn="0" w:oddVBand="0" w:evenVBand="0" w:oddHBand="0" w:evenHBand="0" w:firstRowFirstColumn="0" w:firstRowLastColumn="0" w:lastRowFirstColumn="0" w:lastRowLastColumn="0"/>
              <w:rPr>
                <w:b w:val="0"/>
                <w:bCs w:val="0"/>
              </w:rPr>
            </w:pPr>
            <w:r>
              <w:t>Position in X Dimension</w:t>
            </w:r>
            <w:r w:rsidR="00CA2952">
              <w:t xml:space="preserve"> </w:t>
            </w:r>
          </w:p>
          <w:p w14:paraId="7BB7B189" w14:textId="543FC5AC" w:rsidR="00594E66" w:rsidRDefault="00CA2952" w:rsidP="00CA2952">
            <w:pPr>
              <w:pBdr>
                <w:top w:val="none" w:sz="0" w:space="0" w:color="auto"/>
                <w:left w:val="none" w:sz="0" w:space="0" w:color="auto"/>
                <w:bottom w:val="none" w:sz="0" w:space="0" w:color="auto"/>
                <w:right w:val="none" w:sz="0" w:space="0" w:color="auto"/>
                <w:between w:val="none" w:sz="0" w:space="0" w:color="auto"/>
              </w:pBdr>
              <w:spacing w:after="0"/>
              <w:jc w:val="center"/>
              <w:cnfStyle w:val="100000000000" w:firstRow="1" w:lastRow="0" w:firstColumn="0" w:lastColumn="0" w:oddVBand="0" w:evenVBand="0" w:oddHBand="0" w:evenHBand="0" w:firstRowFirstColumn="0" w:firstRowLastColumn="0" w:lastRowFirstColumn="0" w:lastRowLastColumn="0"/>
            </w:pPr>
            <w:r>
              <w:t>(Vor-Zurück)</w:t>
            </w:r>
          </w:p>
        </w:tc>
        <w:tc>
          <w:tcPr>
            <w:tcW w:w="2926" w:type="dxa"/>
          </w:tcPr>
          <w:p w14:paraId="5122D545" w14:textId="63BB4F6F" w:rsidR="00594E66" w:rsidRPr="00CA2952" w:rsidRDefault="00594E66" w:rsidP="00CB0F8F">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rsidRPr="00CA2952">
              <w:t>Position in Y Dimension</w:t>
            </w:r>
            <w:r w:rsidR="00CA2952" w:rsidRPr="00CA2952">
              <w:t xml:space="preserve"> (Sei</w:t>
            </w:r>
            <w:r w:rsidR="00CA2952">
              <w:t>te-Seite)</w:t>
            </w:r>
          </w:p>
        </w:tc>
      </w:tr>
      <w:tr w:rsidR="00594E66" w14:paraId="3179DE85" w14:textId="77777777" w:rsidTr="00CA2952">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3D4D20D0" w14:textId="3578E07B"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ARIMA</w:t>
            </w:r>
          </w:p>
        </w:tc>
        <w:tc>
          <w:tcPr>
            <w:tcW w:w="3162" w:type="dxa"/>
          </w:tcPr>
          <w:p w14:paraId="52F0972A" w14:textId="3D513E86"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0.0098771</w:t>
            </w:r>
          </w:p>
        </w:tc>
        <w:tc>
          <w:tcPr>
            <w:tcW w:w="2926" w:type="dxa"/>
          </w:tcPr>
          <w:p w14:paraId="72E40AA9" w14:textId="2044131F"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0.0072396</w:t>
            </w:r>
          </w:p>
        </w:tc>
      </w:tr>
      <w:tr w:rsidR="00594E66" w14:paraId="781F9228" w14:textId="77777777" w:rsidTr="00CA2952">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2B5A682A" w14:textId="6AC2476C"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SARIMA</w:t>
            </w:r>
          </w:p>
        </w:tc>
        <w:tc>
          <w:tcPr>
            <w:tcW w:w="3162" w:type="dxa"/>
          </w:tcPr>
          <w:p w14:paraId="465AD08D" w14:textId="0152C0A0"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0.0095985</w:t>
            </w:r>
          </w:p>
        </w:tc>
        <w:tc>
          <w:tcPr>
            <w:tcW w:w="2926" w:type="dxa"/>
          </w:tcPr>
          <w:p w14:paraId="24FF7B07" w14:textId="00138E8C"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0.0067552</w:t>
            </w:r>
          </w:p>
        </w:tc>
      </w:tr>
      <w:tr w:rsidR="00594E66" w14:paraId="45BCCE9A" w14:textId="77777777" w:rsidTr="00CA2952">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6E3707D5" w14:textId="14450C9D"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Prophet</w:t>
            </w:r>
          </w:p>
        </w:tc>
        <w:tc>
          <w:tcPr>
            <w:tcW w:w="3162" w:type="dxa"/>
          </w:tcPr>
          <w:p w14:paraId="50346798" w14:textId="3D86A142"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w:t>
            </w:r>
            <w:r w:rsidR="00CB0F8F">
              <w:t>8</w:t>
            </w:r>
            <w:r>
              <w:t>1292</w:t>
            </w:r>
          </w:p>
        </w:tc>
        <w:tc>
          <w:tcPr>
            <w:tcW w:w="2926" w:type="dxa"/>
          </w:tcPr>
          <w:p w14:paraId="05771DBF" w14:textId="073AE79E" w:rsidR="00594E66" w:rsidRDefault="00CB0F8F"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0.0051132</w:t>
            </w:r>
          </w:p>
        </w:tc>
      </w:tr>
    </w:tbl>
    <w:p w14:paraId="7C003B64" w14:textId="02A3A0A7" w:rsidR="00072F53" w:rsidRPr="00F818D3" w:rsidRDefault="00072F53" w:rsidP="00072F53">
      <w:pPr>
        <w:spacing w:after="0"/>
        <w:jc w:val="center"/>
        <w:rPr>
          <w:rFonts w:cs="Arial"/>
          <w:szCs w:val="24"/>
        </w:rPr>
      </w:pPr>
      <w:r>
        <w:rPr>
          <w:rFonts w:cs="Arial"/>
          <w:b/>
          <w:bCs/>
          <w:szCs w:val="24"/>
        </w:rPr>
        <w:t>Tabelle</w:t>
      </w:r>
      <w:r w:rsidRPr="00B13FDB">
        <w:rPr>
          <w:rFonts w:cs="Arial"/>
          <w:b/>
          <w:bCs/>
          <w:szCs w:val="24"/>
        </w:rPr>
        <w:t xml:space="preserve"> </w:t>
      </w:r>
      <w:r>
        <w:rPr>
          <w:rFonts w:cs="Arial"/>
          <w:b/>
          <w:bCs/>
          <w:szCs w:val="24"/>
        </w:rPr>
        <w:t>7</w:t>
      </w:r>
      <w:r w:rsidRPr="00B13FDB">
        <w:rPr>
          <w:rFonts w:cs="Arial"/>
          <w:b/>
          <w:bCs/>
          <w:szCs w:val="24"/>
        </w:rPr>
        <w:t>-</w:t>
      </w:r>
      <w:r w:rsidR="00F30680">
        <w:rPr>
          <w:rFonts w:cs="Arial"/>
          <w:b/>
          <w:bCs/>
          <w:szCs w:val="24"/>
        </w:rPr>
        <w:t>2</w:t>
      </w:r>
      <w:r>
        <w:rPr>
          <w:rFonts w:cs="Arial"/>
          <w:szCs w:val="24"/>
        </w:rPr>
        <w:t xml:space="preserve"> Bibliotheken zur Prophet Implementierung</w:t>
      </w:r>
      <w:r w:rsidR="0011717B">
        <w:rPr>
          <w:rFonts w:cs="Arial"/>
          <w:szCs w:val="24"/>
        </w:rPr>
        <w:t>.</w:t>
      </w:r>
    </w:p>
    <w:p w14:paraId="70B11A93" w14:textId="7E2950FA" w:rsidR="00594E66" w:rsidRDefault="00594E66" w:rsidP="00202C9F"/>
    <w:p w14:paraId="0075DB78" w14:textId="72562F8C" w:rsidR="00401677" w:rsidRDefault="009B2AA9" w:rsidP="00EA53ED">
      <w:pPr>
        <w:spacing w:after="0"/>
      </w:pPr>
      <w:r>
        <w:t>Der Tabelle ist zu entnehmen, dass das SARIMA</w:t>
      </w:r>
      <w:r w:rsidR="00BF3FFA">
        <w:t>-</w:t>
      </w:r>
      <w:r>
        <w:t>Modell (für den Zeitraum vom 80 Sekunden) ein geringfügig besseres Prognoseergebnis als das ARIMA</w:t>
      </w:r>
      <w:r w:rsidR="00BF3FFA">
        <w:t>-</w:t>
      </w:r>
      <w:r>
        <w:t>Modell bereitstellt und das Prophet Neuronale Netz noch genauer ist.</w:t>
      </w:r>
      <w:r w:rsidR="00670692">
        <w:t xml:space="preserve"> </w:t>
      </w:r>
      <w:r w:rsidR="00401677">
        <w:t xml:space="preserve">Die Abbildung </w:t>
      </w:r>
      <w:r w:rsidR="00EA53ED">
        <w:t>7-7</w:t>
      </w:r>
      <w:r w:rsidR="00401677">
        <w:t xml:space="preserve"> und </w:t>
      </w:r>
      <w:r w:rsidR="00EA53ED">
        <w:t>7-8</w:t>
      </w:r>
      <w:r w:rsidR="00401677">
        <w:t xml:space="preserve"> zeigen die Prognosegenauigkeit für verschiedene Zeiträume. Somit kann die wissenschaftliche Fragestellung, wie gut die Turmkinematik prognostiziert werden kann, fundiert beantwortet werden und die thematisierten Modelle verglichen werden.</w:t>
      </w:r>
    </w:p>
    <w:p w14:paraId="3D63C6E8" w14:textId="1A9C5904" w:rsidR="00F36EBC" w:rsidRDefault="00401677" w:rsidP="00EA53ED">
      <w:pPr>
        <w:spacing w:after="0"/>
      </w:pPr>
      <w:r>
        <w:t xml:space="preserve">Zur Berechnung </w:t>
      </w:r>
      <w:r w:rsidR="00F36EBC">
        <w:t>der RMSE-Werte werden 15 verschiedene Zeiträume definiert, für welche einzeln die Genauigkeit analysiert</w:t>
      </w:r>
      <w:r w:rsidR="00910521">
        <w:t xml:space="preserve"> bzw. berechnet</w:t>
      </w:r>
      <w:r w:rsidR="00F36EBC">
        <w:t xml:space="preserve"> wird. Diese werden dann im Diagramm abgebildet.</w:t>
      </w:r>
      <w:r w:rsidR="00670692">
        <w:t xml:space="preserve"> </w:t>
      </w:r>
      <w:r w:rsidR="00F36EBC">
        <w:t xml:space="preserve">Um die Prognosegenauigkeit und den RMSE Wert im Kontext beurteilen zu können, wird ein Schwellwert benötigt, welcher in der einschlägigen Literatur als Baseline bezeichnet wird. Da die simpelste Form der Prognose der Mittelwert der Zeitreihe ist, kann die Standardabweichung als geeignete Baseline verwendet werden. Die Berechnung kann der folgenden Formel </w:t>
      </w:r>
      <w:r w:rsidR="00EA53ED">
        <w:t>7-2</w:t>
      </w:r>
      <w:r w:rsidR="00F36EBC">
        <w:t xml:space="preserve">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670692" w14:paraId="56F9C233" w14:textId="77777777" w:rsidTr="00C815F8">
        <w:tc>
          <w:tcPr>
            <w:tcW w:w="236" w:type="dxa"/>
          </w:tcPr>
          <w:p w14:paraId="5308A830" w14:textId="77777777"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0E291E72" w14:textId="2E47BC1E" w:rsidR="00670692" w:rsidRDefault="00B0269E" w:rsidP="00C815F8">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 xml:space="preserve">σ=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-μ)</m:t>
                            </m:r>
                          </m:e>
                          <m:sup>
                            <m:r>
                              <w:rPr>
                                <w:rFonts w:ascii="Cambria Math" w:hAnsi="Cambria Math"/>
                              </w:rPr>
                              <m:t>2</m:t>
                            </m:r>
                          </m:sup>
                        </m:sSup>
                      </m:e>
                    </m:nary>
                  </m:e>
                </m:rad>
                <m:r>
                  <w:rPr>
                    <w:rFonts w:ascii="Cambria Math" w:hAnsi="Cambria Math"/>
                  </w:rPr>
                  <m:t xml:space="preserve"> </m:t>
                </m:r>
              </m:oMath>
            </m:oMathPara>
          </w:p>
        </w:tc>
        <w:tc>
          <w:tcPr>
            <w:tcW w:w="993" w:type="dxa"/>
          </w:tcPr>
          <w:p w14:paraId="5A81A932" w14:textId="01D0B8EC"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r>
              <w:t>(</w:t>
            </w:r>
            <w:r w:rsidR="00EA53ED">
              <w:t>7-2</w:t>
            </w:r>
            <w:r>
              <w:t>)</w:t>
            </w:r>
          </w:p>
        </w:tc>
        <w:tc>
          <w:tcPr>
            <w:tcW w:w="993" w:type="dxa"/>
          </w:tcPr>
          <w:p w14:paraId="3B44BC54" w14:textId="77777777"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p>
        </w:tc>
      </w:tr>
    </w:tbl>
    <w:p w14:paraId="587D8098" w14:textId="77777777" w:rsidR="006A5470" w:rsidRDefault="006A5470" w:rsidP="007E5C34">
      <w:pPr>
        <w:rPr>
          <w:noProof/>
        </w:rPr>
      </w:pPr>
    </w:p>
    <w:p w14:paraId="56617F8C" w14:textId="186E3F42" w:rsidR="00072F53" w:rsidRDefault="006A5470" w:rsidP="007E5C34">
      <w:r>
        <w:rPr>
          <w:noProof/>
        </w:rPr>
        <w:lastRenderedPageBreak/>
        <w:drawing>
          <wp:inline distT="0" distB="0" distL="0" distR="0" wp14:anchorId="7849A758" wp14:editId="09518037">
            <wp:extent cx="5579745" cy="2129790"/>
            <wp:effectExtent l="0" t="0" r="1905"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23669"/>
                    <a:stretch/>
                  </pic:blipFill>
                  <pic:spPr bwMode="auto">
                    <a:xfrm>
                      <a:off x="0" y="0"/>
                      <a:ext cx="5579745" cy="2129790"/>
                    </a:xfrm>
                    <a:prstGeom prst="rect">
                      <a:avLst/>
                    </a:prstGeom>
                    <a:noFill/>
                    <a:ln>
                      <a:noFill/>
                    </a:ln>
                    <a:extLst>
                      <a:ext uri="{53640926-AAD7-44D8-BBD7-CCE9431645EC}">
                        <a14:shadowObscured xmlns:a14="http://schemas.microsoft.com/office/drawing/2010/main"/>
                      </a:ext>
                    </a:extLst>
                  </pic:spPr>
                </pic:pic>
              </a:graphicData>
            </a:graphic>
          </wp:inline>
        </w:drawing>
      </w:r>
    </w:p>
    <w:p w14:paraId="3B701D4A" w14:textId="77777777" w:rsidR="00F1234D" w:rsidRDefault="00072F53" w:rsidP="00F1234D">
      <w:pPr>
        <w:pStyle w:val="Beschriftung"/>
        <w:spacing w:after="0" w:line="240" w:lineRule="auto"/>
        <w:jc w:val="center"/>
        <w:rPr>
          <w:b w:val="0"/>
          <w:bCs w:val="0"/>
        </w:rPr>
      </w:pPr>
      <w:r>
        <w:t xml:space="preserve">Abbildung </w:t>
      </w:r>
      <w:r w:rsidR="00EA53ED">
        <w:t xml:space="preserve">7-7 </w:t>
      </w:r>
      <w:r w:rsidR="004436D4">
        <w:rPr>
          <w:b w:val="0"/>
          <w:bCs w:val="0"/>
        </w:rPr>
        <w:t xml:space="preserve">Prognosegenauigkeit der verschiedenen Modelle für Position in </w:t>
      </w:r>
    </w:p>
    <w:p w14:paraId="6CE2337B" w14:textId="258D26E9" w:rsidR="00072F53" w:rsidRPr="009D7E07" w:rsidRDefault="004436D4" w:rsidP="00F1234D">
      <w:pPr>
        <w:pStyle w:val="Beschriftung"/>
        <w:spacing w:after="0" w:line="240" w:lineRule="auto"/>
        <w:jc w:val="center"/>
        <w:rPr>
          <w:b w:val="0"/>
          <w:bCs w:val="0"/>
        </w:rPr>
      </w:pPr>
      <w:r>
        <w:rPr>
          <w:b w:val="0"/>
          <w:bCs w:val="0"/>
        </w:rPr>
        <w:t>X Dimension</w:t>
      </w:r>
      <w:r w:rsidR="00F1234D">
        <w:rPr>
          <w:b w:val="0"/>
          <w:bCs w:val="0"/>
        </w:rPr>
        <w:t xml:space="preserve"> (Vor-Zurück).</w:t>
      </w:r>
    </w:p>
    <w:p w14:paraId="74610F9B" w14:textId="77777777" w:rsidR="00807549" w:rsidRDefault="00807549" w:rsidP="00202C9F">
      <w:pPr>
        <w:rPr>
          <w:noProof/>
        </w:rPr>
      </w:pPr>
    </w:p>
    <w:p w14:paraId="4696727B" w14:textId="7B472B9D" w:rsidR="00072F53" w:rsidRDefault="00807549" w:rsidP="00202C9F">
      <w:r>
        <w:rPr>
          <w:noProof/>
        </w:rPr>
        <w:drawing>
          <wp:inline distT="0" distB="0" distL="0" distR="0" wp14:anchorId="68541476" wp14:editId="249FB761">
            <wp:extent cx="5579745" cy="2104390"/>
            <wp:effectExtent l="0" t="0" r="190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24579"/>
                    <a:stretch/>
                  </pic:blipFill>
                  <pic:spPr bwMode="auto">
                    <a:xfrm>
                      <a:off x="0" y="0"/>
                      <a:ext cx="5579745" cy="2104390"/>
                    </a:xfrm>
                    <a:prstGeom prst="rect">
                      <a:avLst/>
                    </a:prstGeom>
                    <a:noFill/>
                    <a:ln>
                      <a:noFill/>
                    </a:ln>
                    <a:extLst>
                      <a:ext uri="{53640926-AAD7-44D8-BBD7-CCE9431645EC}">
                        <a14:shadowObscured xmlns:a14="http://schemas.microsoft.com/office/drawing/2010/main"/>
                      </a:ext>
                    </a:extLst>
                  </pic:spPr>
                </pic:pic>
              </a:graphicData>
            </a:graphic>
          </wp:inline>
        </w:drawing>
      </w:r>
    </w:p>
    <w:p w14:paraId="790F6811" w14:textId="77777777" w:rsidR="00F1234D" w:rsidRDefault="00072F53" w:rsidP="00F1234D">
      <w:pPr>
        <w:pStyle w:val="Beschriftung"/>
        <w:spacing w:after="0" w:line="240" w:lineRule="auto"/>
        <w:jc w:val="center"/>
        <w:rPr>
          <w:b w:val="0"/>
          <w:bCs w:val="0"/>
        </w:rPr>
      </w:pPr>
      <w:r>
        <w:t xml:space="preserve">Abbildung </w:t>
      </w:r>
      <w:r w:rsidR="00EA53ED">
        <w:t>7-8</w:t>
      </w:r>
      <w:r>
        <w:t xml:space="preserve"> </w:t>
      </w:r>
      <w:r w:rsidR="004436D4">
        <w:rPr>
          <w:b w:val="0"/>
          <w:bCs w:val="0"/>
        </w:rPr>
        <w:t xml:space="preserve">Prognosegenauigkeit der verschiedenen Modelle für Position in </w:t>
      </w:r>
    </w:p>
    <w:p w14:paraId="7506C939" w14:textId="3E90A52D" w:rsidR="00072F53" w:rsidRPr="009D7E07" w:rsidRDefault="004436D4" w:rsidP="00F1234D">
      <w:pPr>
        <w:pStyle w:val="Beschriftung"/>
        <w:spacing w:line="240" w:lineRule="auto"/>
        <w:jc w:val="center"/>
        <w:rPr>
          <w:b w:val="0"/>
          <w:bCs w:val="0"/>
        </w:rPr>
      </w:pPr>
      <w:r>
        <w:rPr>
          <w:b w:val="0"/>
          <w:bCs w:val="0"/>
        </w:rPr>
        <w:t>Y Dimension</w:t>
      </w:r>
      <w:r w:rsidR="00F1234D">
        <w:rPr>
          <w:b w:val="0"/>
          <w:bCs w:val="0"/>
        </w:rPr>
        <w:t xml:space="preserve"> (Seite-Seite).</w:t>
      </w:r>
    </w:p>
    <w:p w14:paraId="32D630E6" w14:textId="0DA6559A" w:rsidR="00BD62E9" w:rsidRDefault="00670692" w:rsidP="00AA620D">
      <w:pPr>
        <w:spacing w:after="0"/>
      </w:pPr>
      <w:r>
        <w:t xml:space="preserve">Die Abbildungen zeigen, dass alle drei Prognosemodelle für die Position in X Dimension </w:t>
      </w:r>
      <w:r w:rsidR="001B72BC">
        <w:t xml:space="preserve">und für die Position in Y Dimension eine gute Prognose für einen Zeitraum von </w:t>
      </w:r>
      <w:r w:rsidR="00910521">
        <w:t xml:space="preserve">bis zu </w:t>
      </w:r>
      <w:r w:rsidR="00807549">
        <w:t xml:space="preserve">ca. </w:t>
      </w:r>
      <w:r w:rsidR="00BD62E9">
        <w:t>15</w:t>
      </w:r>
      <w:r w:rsidR="001B72BC">
        <w:t xml:space="preserve">0 Sekunden liefern. </w:t>
      </w:r>
      <w:r w:rsidR="00BD62E9">
        <w:t>Dabei ist das SARIMA</w:t>
      </w:r>
      <w:r w:rsidR="005C3E10">
        <w:t>-</w:t>
      </w:r>
      <w:r w:rsidR="00BD62E9">
        <w:t>Modell ähnlich genau in der Prognose wie das ARIMA</w:t>
      </w:r>
      <w:r w:rsidR="005C3E10">
        <w:t>-</w:t>
      </w:r>
      <w:r w:rsidR="00BD62E9">
        <w:t>Modell und das Prophet</w:t>
      </w:r>
      <w:r w:rsidR="005C3E10">
        <w:t>-</w:t>
      </w:r>
      <w:r w:rsidR="00BD62E9">
        <w:t xml:space="preserve">Prognosemodell ist signifikant genauer. </w:t>
      </w:r>
      <w:r w:rsidR="001B72BC">
        <w:t xml:space="preserve">Somit kann der </w:t>
      </w:r>
      <w:r w:rsidR="00BD62E9">
        <w:t>Prognosemodellv</w:t>
      </w:r>
      <w:r w:rsidR="001B72BC">
        <w:t>ergleich auf Grundlage von Tabelle 7-4 bestätigt werden.</w:t>
      </w:r>
      <w:r w:rsidR="00BD62E9">
        <w:t xml:space="preserve"> </w:t>
      </w:r>
    </w:p>
    <w:p w14:paraId="2830872B" w14:textId="53CB30DF" w:rsidR="00BF3FFA" w:rsidRDefault="00AA620D" w:rsidP="00AA620D">
      <w:pPr>
        <w:spacing w:after="0"/>
      </w:pPr>
      <w:r>
        <w:t xml:space="preserve">Um die Modelle jedoch </w:t>
      </w:r>
      <w:r w:rsidR="00BD0FA1">
        <w:t>vollständig</w:t>
      </w:r>
      <w:r>
        <w:t xml:space="preserve"> zu bewerten und charakterisieren, muss neben der Prognosegenauigkeit auch die notwendige Rechenzeit mit einbezogen werden. Dabei ist besonders hervorzuheben, dass das SARIMA Modell aufgrund der zusätzlichen saisonalen Parameter deutlich mehr Rechenkapazität benötigt als das ARIMA Modell. Wenn man das vor dem Hintergrund der nur leicht besseren Prognosegenauigkeit betrachtet, kann gesagt werden, dass das SARIMA Modell </w:t>
      </w:r>
      <w:r>
        <w:lastRenderedPageBreak/>
        <w:t xml:space="preserve">zur praktischen Verwendung </w:t>
      </w:r>
      <w:r w:rsidR="00BA5DED">
        <w:t xml:space="preserve">(für die gegebene Fragestellung) </w:t>
      </w:r>
      <w:r>
        <w:t xml:space="preserve">ungeeignet ist. Das ARIMA und </w:t>
      </w:r>
      <w:r w:rsidR="00AD25DA">
        <w:t>P</w:t>
      </w:r>
      <w:r>
        <w:t xml:space="preserve">rophet Modell sind aufgrund der guten Prognoseergebnisse und der geringen Rechenzeit besonders für IoT Szenarien geeignet. Die Implementierung des ARIMA und Prophet Modells in Contact Elements for IoT wird im Kapitel </w:t>
      </w:r>
      <w:r w:rsidR="00BF3FFA">
        <w:t>8.2</w:t>
      </w:r>
      <w:r>
        <w:t xml:space="preserve"> thematisiert.</w:t>
      </w:r>
    </w:p>
    <w:p w14:paraId="1F5D4D2A" w14:textId="6366B9A9" w:rsidR="001B72BC" w:rsidRPr="00F36EBC" w:rsidRDefault="00BF3FFA" w:rsidP="00BF3FFA">
      <w:pPr>
        <w:spacing w:after="0" w:line="240" w:lineRule="auto"/>
        <w:jc w:val="left"/>
      </w:pPr>
      <w:r>
        <w:br w:type="page"/>
      </w:r>
    </w:p>
    <w:p w14:paraId="0957DEF8" w14:textId="05180134" w:rsidR="0066482B" w:rsidRDefault="0066482B" w:rsidP="00815985">
      <w:pPr>
        <w:pStyle w:val="berschrift2"/>
      </w:pPr>
      <w:bookmarkStart w:id="134" w:name="_Toc98853096"/>
      <w:r>
        <w:lastRenderedPageBreak/>
        <w:t>Optimierung der Prognosemodelle</w:t>
      </w:r>
      <w:r w:rsidR="00E61798">
        <w:t xml:space="preserve"> durch Fourier Transformation</w:t>
      </w:r>
      <w:bookmarkEnd w:id="134"/>
    </w:p>
    <w:p w14:paraId="04F2E7F5" w14:textId="59314791" w:rsidR="0062115F" w:rsidRPr="0062115F" w:rsidRDefault="0062115F" w:rsidP="0062115F">
      <w:r>
        <w:t xml:space="preserve">In diesem Kapitel sollen die Prognosemodelle in der Genauigkeit ihrer Ergebnisse, mithilfe der Fourier </w:t>
      </w:r>
      <w:r w:rsidR="00EC4B65">
        <w:t>Transformation</w:t>
      </w:r>
      <w:r>
        <w:t xml:space="preserve">, optimiert werden. Die folgenden </w:t>
      </w:r>
      <w:r w:rsidR="00BF3FFA">
        <w:t>drei</w:t>
      </w:r>
      <w:r>
        <w:t xml:space="preserve"> Unterkapitel behandeln die theoretische Grundlage des Optimierungsansatzes, die praktische Umsetzung</w:t>
      </w:r>
      <w:r w:rsidR="00807549">
        <w:t xml:space="preserve"> und</w:t>
      </w:r>
      <w:r>
        <w:t xml:space="preserve"> die Auswertung der Ergebnisse</w:t>
      </w:r>
      <w:r w:rsidR="00FC08AD">
        <w:t>.</w:t>
      </w:r>
    </w:p>
    <w:p w14:paraId="36B6B185" w14:textId="32B1C2B5" w:rsidR="00E61798" w:rsidRDefault="00E61798" w:rsidP="00815985">
      <w:pPr>
        <w:pStyle w:val="berschrift3"/>
      </w:pPr>
      <w:bookmarkStart w:id="135" w:name="_Toc98853097"/>
      <w:r>
        <w:t>Theoretische Grundlage</w:t>
      </w:r>
      <w:bookmarkEnd w:id="135"/>
    </w:p>
    <w:p w14:paraId="2528FC97" w14:textId="61408AEB" w:rsidR="00FC08AD" w:rsidRDefault="0062115F" w:rsidP="0062115F">
      <w:r>
        <w:t xml:space="preserve">Der folgenden Abbildung </w:t>
      </w:r>
      <w:r w:rsidR="0034038C">
        <w:t>7-9</w:t>
      </w:r>
      <w:r>
        <w:t xml:space="preserve"> kann beispielhaft entnommen werden, dass </w:t>
      </w:r>
      <w:r w:rsidR="00D65F16">
        <w:t>die</w:t>
      </w:r>
      <w:r>
        <w:t xml:space="preserve"> Positionsdaten aus der additiven </w:t>
      </w:r>
      <w:r w:rsidR="00EC4B65">
        <w:t>Überlagerung</w:t>
      </w:r>
      <w:r>
        <w:t xml:space="preserve"> einer Grundfunktion und einem White-Noise besteh</w:t>
      </w:r>
      <w:r w:rsidR="00111688">
        <w:t>en</w:t>
      </w:r>
      <w:r>
        <w:t xml:space="preserve">. Bei dem Training der Prognosemodelle durch diese </w:t>
      </w:r>
      <w:r w:rsidR="00EC4B65">
        <w:t xml:space="preserve">insgesamt </w:t>
      </w:r>
      <w:r w:rsidR="006C2792">
        <w:t>rauschende Funktion, kommt es zu einem Overfitting des Modells. Unter Overfitting versteht man</w:t>
      </w:r>
      <w:r w:rsidR="00BA5DED">
        <w:t xml:space="preserve"> unter anderem</w:t>
      </w:r>
      <w:r w:rsidR="006C2792">
        <w:t>, dass das Prognosemodell im Traini</w:t>
      </w:r>
      <w:r w:rsidR="00EC4B65">
        <w:t>n</w:t>
      </w:r>
      <w:r w:rsidR="006C2792">
        <w:t>gsvorgang zu stark auf das Rauschen trainiert wird und weniger auf die zugrundeliegende Funktion, welche rot markiert ist</w:t>
      </w:r>
      <w:r w:rsidR="004452EE">
        <w:t xml:space="preserve">. </w:t>
      </w:r>
      <w:r w:rsidR="006C2792">
        <w:t>Indem man das Rauschen entfernt und lediglich die zugrundeliegende Funktion zum Training des Prognosemodells verwendet</w:t>
      </w:r>
      <w:r w:rsidR="00426640">
        <w:t xml:space="preserve"> wird</w:t>
      </w:r>
      <w:r w:rsidR="006C2792">
        <w:t>, kann ein Overfitting vermieden werden und dies kann zu besseren Prognoseergeb</w:t>
      </w:r>
      <w:r w:rsidR="002B062E">
        <w:t>n</w:t>
      </w:r>
      <w:r w:rsidR="006C2792">
        <w:t xml:space="preserve">issen </w:t>
      </w:r>
      <w:r w:rsidR="00D17352">
        <w:t xml:space="preserve">(selbst für rauschende Testdaten) </w:t>
      </w:r>
      <w:r w:rsidR="006C2792">
        <w:t>führen</w:t>
      </w:r>
      <w:r w:rsidR="004452EE">
        <w:t>.</w:t>
      </w:r>
    </w:p>
    <w:p w14:paraId="74F58D9A" w14:textId="6B2B8100" w:rsidR="006C2792" w:rsidRDefault="003B2FB1" w:rsidP="00FC08AD">
      <w:pPr>
        <w:jc w:val="center"/>
      </w:pPr>
      <w:r>
        <w:rPr>
          <w:noProof/>
        </w:rPr>
        <w:drawing>
          <wp:inline distT="0" distB="0" distL="0" distR="0" wp14:anchorId="7F00D003" wp14:editId="2FF6B533">
            <wp:extent cx="5579745" cy="1512570"/>
            <wp:effectExtent l="0" t="0" r="1905" b="0"/>
            <wp:docPr id="34" name="Grafik 34" descr="Ein Bild, das Text, Schreibgerät, Bleistift, Brief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Schreibgerät, Bleistift, Briefpapier enthält.&#10;&#10;Automatisch generierte Beschreibung"/>
                    <pic:cNvPicPr/>
                  </pic:nvPicPr>
                  <pic:blipFill>
                    <a:blip r:embed="rId39"/>
                    <a:stretch>
                      <a:fillRect/>
                    </a:stretch>
                  </pic:blipFill>
                  <pic:spPr>
                    <a:xfrm>
                      <a:off x="0" y="0"/>
                      <a:ext cx="5579745" cy="1512570"/>
                    </a:xfrm>
                    <a:prstGeom prst="rect">
                      <a:avLst/>
                    </a:prstGeom>
                  </pic:spPr>
                </pic:pic>
              </a:graphicData>
            </a:graphic>
          </wp:inline>
        </w:drawing>
      </w:r>
    </w:p>
    <w:p w14:paraId="246F5EBF" w14:textId="233DC5D1" w:rsidR="006C2792" w:rsidRPr="003B2FB1" w:rsidRDefault="006C2792" w:rsidP="003B2FB1">
      <w:pPr>
        <w:pStyle w:val="Beschriftung"/>
        <w:jc w:val="center"/>
        <w:rPr>
          <w:b w:val="0"/>
          <w:bCs w:val="0"/>
        </w:rPr>
      </w:pPr>
      <w:r>
        <w:t xml:space="preserve">Abbildung </w:t>
      </w:r>
      <w:r w:rsidR="0034038C">
        <w:t>7-9</w:t>
      </w:r>
      <w:r>
        <w:t xml:space="preserve"> </w:t>
      </w:r>
      <w:r w:rsidR="00D17352">
        <w:rPr>
          <w:b w:val="0"/>
          <w:bCs w:val="0"/>
        </w:rPr>
        <w:t>Beispielhafte additive Signalüberlagerung</w:t>
      </w:r>
      <w:r w:rsidR="0034038C">
        <w:rPr>
          <w:b w:val="0"/>
          <w:bCs w:val="0"/>
        </w:rPr>
        <w:t>.</w:t>
      </w:r>
    </w:p>
    <w:p w14:paraId="02F2EB4B" w14:textId="235FC925" w:rsidR="00E61798" w:rsidRDefault="00E61798" w:rsidP="00815985">
      <w:pPr>
        <w:pStyle w:val="berschrift3"/>
      </w:pPr>
      <w:bookmarkStart w:id="136" w:name="_Toc98853098"/>
      <w:r>
        <w:t>Umsetzung</w:t>
      </w:r>
      <w:bookmarkEnd w:id="136"/>
    </w:p>
    <w:p w14:paraId="3437E769" w14:textId="10978350" w:rsidR="00AA068C" w:rsidRDefault="006C2792" w:rsidP="006C2792">
      <w:r>
        <w:t xml:space="preserve">Die im Kapitel 6 beschriebenen Positionsdaten werden als Eingabe des Prognosemodells verwendet. </w:t>
      </w:r>
      <w:r w:rsidR="00D17352">
        <w:t xml:space="preserve">Dabei wird die Zeitreihe </w:t>
      </w:r>
      <w:r w:rsidR="0034038C">
        <w:t xml:space="preserve">zunächst </w:t>
      </w:r>
      <w:r w:rsidR="00D17352">
        <w:t>auf eine Frequenz von 1Hz geresampelt</w:t>
      </w:r>
      <w:r w:rsidR="0034038C">
        <w:t>, um die benötigte Rechenkapazitäten zu minimieren</w:t>
      </w:r>
      <w:r w:rsidR="00D17352">
        <w:t xml:space="preserve">. Das </w:t>
      </w:r>
      <w:r w:rsidR="00D17352">
        <w:lastRenderedPageBreak/>
        <w:t>bedeutet, dass für jede Sekunde der Durchschnitt über alle zugehörigen Dateneinträge gebildet wird, da nicht die Vorhersage jeder einzelnen Bewegung bei einer Frequenz von 50 Hz von Interesse ist, sondern die Anhäufung bzw. Ansammlung von kinematischen Ereignissen [23]</w:t>
      </w:r>
      <w:r w:rsidR="0044444C">
        <w:t xml:space="preserve">. Mögliche Informationsverluste, Vorteile und Nachteile dieses Verarbeitungsschritts werden im Kapitel 9.1 diskutiert. </w:t>
      </w:r>
      <w:r w:rsidR="00D17352">
        <w:t>Danach wird die Zeitreihe in einen Traini</w:t>
      </w:r>
      <w:r w:rsidR="0069579B">
        <w:t>n</w:t>
      </w:r>
      <w:r w:rsidR="00D17352">
        <w:t xml:space="preserve">gsdatensatz und einen Testdatensatz aufgeteilt. </w:t>
      </w:r>
      <w:r w:rsidR="0069579B">
        <w:t>Folgend</w:t>
      </w:r>
      <w:r w:rsidR="00D17352">
        <w:t xml:space="preserve"> wird, wie im Kapitel </w:t>
      </w:r>
      <w:r w:rsidR="0034038C">
        <w:t>7.5.1</w:t>
      </w:r>
      <w:r w:rsidR="00D17352">
        <w:t xml:space="preserve"> erläutert der Trainingsdatensatz vom Rauschen befreit und der Testdatensatz wird nicht weitergehend verarbeitet. </w:t>
      </w:r>
      <w:r>
        <w:t>Zur Implementierung wurden folgende Bibliotheken verwendet:</w:t>
      </w:r>
    </w:p>
    <w:tbl>
      <w:tblPr>
        <w:tblStyle w:val="Gitternetztabelle1hellAkzent1"/>
        <w:tblW w:w="0" w:type="auto"/>
        <w:jc w:val="center"/>
        <w:tblLook w:val="04A0" w:firstRow="1" w:lastRow="0" w:firstColumn="1" w:lastColumn="0" w:noHBand="0" w:noVBand="1"/>
      </w:tblPr>
      <w:tblGrid>
        <w:gridCol w:w="1377"/>
        <w:gridCol w:w="2177"/>
      </w:tblGrid>
      <w:tr w:rsidR="006C2792" w14:paraId="04390A54" w14:textId="77777777" w:rsidTr="00C815F8">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27EE34"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pPr>
            <w:r w:rsidRPr="00B96A45">
              <w:t>Bibliothek</w:t>
            </w:r>
          </w:p>
        </w:tc>
        <w:tc>
          <w:tcPr>
            <w:tcW w:w="0" w:type="auto"/>
            <w:vAlign w:val="center"/>
          </w:tcPr>
          <w:p w14:paraId="43EA07C6"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rsidRPr="00B96A45">
              <w:t>Versionsnummer</w:t>
            </w:r>
          </w:p>
        </w:tc>
      </w:tr>
      <w:tr w:rsidR="006C2792" w14:paraId="73208602"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4DF25D"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r>
              <w:rPr>
                <w:b w:val="0"/>
                <w:bCs w:val="0"/>
              </w:rPr>
              <w:t>p</w:t>
            </w:r>
            <w:r w:rsidRPr="00B96A45">
              <w:rPr>
                <w:b w:val="0"/>
                <w:bCs w:val="0"/>
              </w:rPr>
              <w:t>andas</w:t>
            </w:r>
          </w:p>
        </w:tc>
        <w:tc>
          <w:tcPr>
            <w:tcW w:w="0" w:type="auto"/>
            <w:vAlign w:val="center"/>
          </w:tcPr>
          <w:p w14:paraId="185795F5"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1.2.4</w:t>
            </w:r>
          </w:p>
        </w:tc>
      </w:tr>
      <w:tr w:rsidR="006C2792" w14:paraId="4C690E12"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C1E8CC"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r>
              <w:rPr>
                <w:b w:val="0"/>
                <w:bCs w:val="0"/>
              </w:rPr>
              <w:t>n</w:t>
            </w:r>
            <w:r w:rsidRPr="00B96A45">
              <w:rPr>
                <w:b w:val="0"/>
                <w:bCs w:val="0"/>
              </w:rPr>
              <w:t>umpy</w:t>
            </w:r>
          </w:p>
        </w:tc>
        <w:tc>
          <w:tcPr>
            <w:tcW w:w="0" w:type="auto"/>
            <w:vAlign w:val="center"/>
          </w:tcPr>
          <w:p w14:paraId="470CAD81"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1.20.1</w:t>
            </w:r>
          </w:p>
        </w:tc>
      </w:tr>
      <w:tr w:rsidR="006C2792" w14:paraId="43F1A380"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4DAB11"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r>
              <w:rPr>
                <w:b w:val="0"/>
                <w:bCs w:val="0"/>
              </w:rPr>
              <w:t>p</w:t>
            </w:r>
            <w:r w:rsidRPr="00B96A45">
              <w:rPr>
                <w:b w:val="0"/>
                <w:bCs w:val="0"/>
              </w:rPr>
              <w:t>lotly</w:t>
            </w:r>
          </w:p>
        </w:tc>
        <w:tc>
          <w:tcPr>
            <w:tcW w:w="0" w:type="auto"/>
            <w:vAlign w:val="center"/>
          </w:tcPr>
          <w:p w14:paraId="3FA8A5E9"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5.1.0</w:t>
            </w:r>
          </w:p>
        </w:tc>
      </w:tr>
      <w:tr w:rsidR="006C2792" w14:paraId="67DA5C48"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647460"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r>
              <w:rPr>
                <w:b w:val="0"/>
                <w:bCs w:val="0"/>
              </w:rPr>
              <w:t>s</w:t>
            </w:r>
            <w:r w:rsidRPr="00B96A45">
              <w:rPr>
                <w:b w:val="0"/>
                <w:bCs w:val="0"/>
              </w:rPr>
              <w:t>cipy</w:t>
            </w:r>
          </w:p>
        </w:tc>
        <w:tc>
          <w:tcPr>
            <w:tcW w:w="0" w:type="auto"/>
            <w:vAlign w:val="center"/>
          </w:tcPr>
          <w:p w14:paraId="3BD14F42"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1.6.2</w:t>
            </w:r>
          </w:p>
        </w:tc>
      </w:tr>
      <w:tr w:rsidR="00BD0FA1" w14:paraId="026B7121"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E7761A" w14:textId="5B3ABCBD" w:rsidR="00BD0FA1" w:rsidRPr="00BD0FA1" w:rsidRDefault="00BD0FA1"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r w:rsidRPr="00BD0FA1">
              <w:rPr>
                <w:b w:val="0"/>
                <w:bCs w:val="0"/>
              </w:rPr>
              <w:t>matplotlib</w:t>
            </w:r>
          </w:p>
        </w:tc>
        <w:tc>
          <w:tcPr>
            <w:tcW w:w="0" w:type="auto"/>
            <w:vAlign w:val="center"/>
          </w:tcPr>
          <w:p w14:paraId="05AABEEE" w14:textId="04C6D4D0" w:rsidR="00BD0FA1" w:rsidRDefault="00BD0FA1"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3.3.4</w:t>
            </w:r>
          </w:p>
        </w:tc>
      </w:tr>
    </w:tbl>
    <w:p w14:paraId="3F133709" w14:textId="199BADC0" w:rsidR="006C2792" w:rsidRPr="00F818D3" w:rsidRDefault="006C2792" w:rsidP="00DF4937">
      <w:pPr>
        <w:jc w:val="center"/>
        <w:rPr>
          <w:rFonts w:cs="Arial"/>
          <w:szCs w:val="24"/>
        </w:rPr>
      </w:pPr>
      <w:r>
        <w:rPr>
          <w:rFonts w:cs="Arial"/>
          <w:b/>
          <w:bCs/>
          <w:szCs w:val="24"/>
        </w:rPr>
        <w:t>Tabelle</w:t>
      </w:r>
      <w:r w:rsidRPr="00B13FDB">
        <w:rPr>
          <w:rFonts w:cs="Arial"/>
          <w:b/>
          <w:bCs/>
          <w:szCs w:val="24"/>
        </w:rPr>
        <w:t xml:space="preserve"> </w:t>
      </w:r>
      <w:r w:rsidR="0011717B">
        <w:rPr>
          <w:rFonts w:cs="Arial"/>
          <w:b/>
          <w:bCs/>
          <w:szCs w:val="24"/>
        </w:rPr>
        <w:t>7-3</w:t>
      </w:r>
      <w:r>
        <w:rPr>
          <w:rFonts w:cs="Arial"/>
          <w:szCs w:val="24"/>
        </w:rPr>
        <w:t xml:space="preserve"> Bibliotheken zur Prophet Implementierung</w:t>
      </w:r>
      <w:r w:rsidR="0011717B">
        <w:rPr>
          <w:rFonts w:cs="Arial"/>
          <w:szCs w:val="24"/>
        </w:rPr>
        <w:t>.</w:t>
      </w:r>
    </w:p>
    <w:p w14:paraId="2A9A0795" w14:textId="77777777" w:rsidR="00AA068C" w:rsidRDefault="00AA068C" w:rsidP="006C2792"/>
    <w:p w14:paraId="328270EF" w14:textId="3D68162B" w:rsidR="00D17352" w:rsidRDefault="0069579B" w:rsidP="006C2792">
      <w:r>
        <w:t>Zur Entfernung des Signalrauschens bzw. zum Entfernen des White Noise der T</w:t>
      </w:r>
      <w:r w:rsidR="00F015DF">
        <w:t>rainings</w:t>
      </w:r>
      <w:r>
        <w:t>daten sind konkret drei Schritte notwendig:</w:t>
      </w:r>
    </w:p>
    <w:p w14:paraId="7B741E63" w14:textId="0EE60E0B" w:rsidR="0069579B" w:rsidRDefault="0069579B" w:rsidP="0069579B">
      <w:pPr>
        <w:pStyle w:val="Listenabsatz"/>
        <w:numPr>
          <w:ilvl w:val="0"/>
          <w:numId w:val="16"/>
        </w:numPr>
      </w:pPr>
      <w:r>
        <w:t>Fourier Transformation.</w:t>
      </w:r>
    </w:p>
    <w:p w14:paraId="2AB56549" w14:textId="5CC56D3A" w:rsidR="0069579B" w:rsidRDefault="0069579B" w:rsidP="0069579B">
      <w:pPr>
        <w:pStyle w:val="Listenabsatz"/>
        <w:numPr>
          <w:ilvl w:val="0"/>
          <w:numId w:val="16"/>
        </w:numPr>
      </w:pPr>
      <w:r>
        <w:t>Niedrige Amplitudenwerte gleich 0 setzen.</w:t>
      </w:r>
    </w:p>
    <w:p w14:paraId="1CFC2C61" w14:textId="7A573490" w:rsidR="0069579B" w:rsidRDefault="0069579B" w:rsidP="0069579B">
      <w:pPr>
        <w:pStyle w:val="Listenabsatz"/>
        <w:numPr>
          <w:ilvl w:val="0"/>
          <w:numId w:val="16"/>
        </w:numPr>
      </w:pPr>
      <w:r>
        <w:t>Rücktransformation.</w:t>
      </w:r>
    </w:p>
    <w:p w14:paraId="11C07EE5" w14:textId="77777777" w:rsidR="00AA068C" w:rsidRDefault="00AA068C" w:rsidP="0069579B"/>
    <w:p w14:paraId="7D13607B" w14:textId="03B583E8" w:rsidR="00DF4937" w:rsidRDefault="0069579B" w:rsidP="006C2792">
      <w:r>
        <w:t xml:space="preserve">Dieses Vorgehen kann ebenfalls der folgenden Abbildung </w:t>
      </w:r>
      <w:r w:rsidR="0034038C">
        <w:t>7-10</w:t>
      </w:r>
      <w:r>
        <w:t xml:space="preserve"> entnommen werden.</w:t>
      </w:r>
    </w:p>
    <w:p w14:paraId="490BC672" w14:textId="434E10F9" w:rsidR="00DF4937" w:rsidRDefault="00923A3C" w:rsidP="00B7342F">
      <w:r>
        <w:rPr>
          <w:noProof/>
        </w:rPr>
        <w:lastRenderedPageBreak/>
        <w:drawing>
          <wp:inline distT="0" distB="0" distL="0" distR="0" wp14:anchorId="24EDF56D" wp14:editId="7BA57B17">
            <wp:extent cx="5579745" cy="3469005"/>
            <wp:effectExtent l="0" t="0" r="190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469005"/>
                    </a:xfrm>
                    <a:prstGeom prst="rect">
                      <a:avLst/>
                    </a:prstGeom>
                  </pic:spPr>
                </pic:pic>
              </a:graphicData>
            </a:graphic>
          </wp:inline>
        </w:drawing>
      </w:r>
    </w:p>
    <w:p w14:paraId="41D9E883" w14:textId="2ECCA6C0" w:rsidR="00DF4937" w:rsidRPr="009D7E07" w:rsidRDefault="00DF4937" w:rsidP="00DF4937">
      <w:pPr>
        <w:pStyle w:val="Beschriftung"/>
        <w:jc w:val="center"/>
        <w:rPr>
          <w:b w:val="0"/>
          <w:bCs w:val="0"/>
        </w:rPr>
      </w:pPr>
      <w:r>
        <w:t xml:space="preserve">Abbildung </w:t>
      </w:r>
      <w:r w:rsidR="0034038C">
        <w:t>7-10</w:t>
      </w:r>
      <w:r>
        <w:t xml:space="preserve"> </w:t>
      </w:r>
      <w:r w:rsidR="00CE7EF2" w:rsidRPr="00CE7EF2">
        <w:rPr>
          <w:b w:val="0"/>
          <w:bCs w:val="0"/>
        </w:rPr>
        <w:t xml:space="preserve">Beispielhafte </w:t>
      </w:r>
      <w:r w:rsidRPr="00CE7EF2">
        <w:rPr>
          <w:b w:val="0"/>
          <w:bCs w:val="0"/>
        </w:rPr>
        <w:t xml:space="preserve">Fourier Transformation </w:t>
      </w:r>
      <w:r>
        <w:rPr>
          <w:b w:val="0"/>
          <w:bCs w:val="0"/>
        </w:rPr>
        <w:t>zur Rauschentfernung</w:t>
      </w:r>
      <w:r w:rsidR="0034038C">
        <w:rPr>
          <w:b w:val="0"/>
          <w:bCs w:val="0"/>
        </w:rPr>
        <w:t>.</w:t>
      </w:r>
    </w:p>
    <w:p w14:paraId="52051BCC" w14:textId="77777777" w:rsidR="00DC58D6" w:rsidRDefault="00DC58D6" w:rsidP="00CE7EF2"/>
    <w:p w14:paraId="48658CA3" w14:textId="326BED22" w:rsidR="00DF4937" w:rsidRDefault="00CE7EF2" w:rsidP="00CE7EF2">
      <w:r>
        <w:t>Andere Studien haben Fourier Transformationen im Zusamm</w:t>
      </w:r>
      <w:r w:rsidR="00B7342F">
        <w:t>en</w:t>
      </w:r>
      <w:r>
        <w:t>hang mit verwandten Datensätzen verwendet, um die Kinematik der Windenergieanlagen beschr</w:t>
      </w:r>
      <w:r w:rsidR="00586971">
        <w:t>ei</w:t>
      </w:r>
      <w:r>
        <w:t>ben zu können</w:t>
      </w:r>
      <w:r w:rsidR="00B44641">
        <w:t xml:space="preserve"> [1][2][24][25]</w:t>
      </w:r>
      <w:r>
        <w:t>. Dabei wurden die Beschleunigungsdaten der Messungen analysiert. Diese haben festgestellt, dass das Frequenzspektrum zwischen 0.2 und 0.3 Hz ein Maxim</w:t>
      </w:r>
      <w:r w:rsidR="00B737BB">
        <w:t>um</w:t>
      </w:r>
      <w:r>
        <w:t xml:space="preserve"> aufweist, welches als Eigenfrequenz der Turmschwingungskinematik interpretiert werden kann</w:t>
      </w:r>
      <w:r w:rsidR="00B44641">
        <w:t xml:space="preserve"> [1][2][24][25]</w:t>
      </w:r>
      <w:r>
        <w:t>. In der folgenden Abbildung ist das Frequenzspektrum der Beschleunigungsdaten von der Senvion-Anlage abgebildet.</w:t>
      </w:r>
    </w:p>
    <w:p w14:paraId="56AC5AFA" w14:textId="2B237E90" w:rsidR="00CE7EF2" w:rsidRDefault="00DC7CBF" w:rsidP="00AF7F0A">
      <w:pPr>
        <w:spacing w:after="0"/>
        <w:jc w:val="center"/>
      </w:pPr>
      <w:r>
        <w:rPr>
          <w:noProof/>
        </w:rPr>
        <w:lastRenderedPageBreak/>
        <w:drawing>
          <wp:inline distT="0" distB="0" distL="0" distR="0" wp14:anchorId="7275ECD4" wp14:editId="5D4AC09D">
            <wp:extent cx="3611544" cy="3458547"/>
            <wp:effectExtent l="0" t="0" r="8255"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2114" t="7888" r="7877" b="5914"/>
                    <a:stretch/>
                  </pic:blipFill>
                  <pic:spPr bwMode="auto">
                    <a:xfrm>
                      <a:off x="0" y="0"/>
                      <a:ext cx="3623061" cy="3469576"/>
                    </a:xfrm>
                    <a:prstGeom prst="rect">
                      <a:avLst/>
                    </a:prstGeom>
                    <a:noFill/>
                    <a:ln>
                      <a:noFill/>
                    </a:ln>
                    <a:extLst>
                      <a:ext uri="{53640926-AAD7-44D8-BBD7-CCE9431645EC}">
                        <a14:shadowObscured xmlns:a14="http://schemas.microsoft.com/office/drawing/2010/main"/>
                      </a:ext>
                    </a:extLst>
                  </pic:spPr>
                </pic:pic>
              </a:graphicData>
            </a:graphic>
          </wp:inline>
        </w:drawing>
      </w:r>
    </w:p>
    <w:p w14:paraId="42E71709" w14:textId="3017FE6B" w:rsidR="00D8659D" w:rsidRPr="00D8659D" w:rsidRDefault="00D8659D" w:rsidP="00D8659D">
      <w:pPr>
        <w:pStyle w:val="Beschriftung"/>
        <w:jc w:val="center"/>
        <w:rPr>
          <w:b w:val="0"/>
          <w:bCs w:val="0"/>
        </w:rPr>
      </w:pPr>
      <w:r>
        <w:t xml:space="preserve">Abbildung </w:t>
      </w:r>
      <w:r w:rsidR="0011717B">
        <w:t>7-11</w:t>
      </w:r>
      <w:r>
        <w:t xml:space="preserve"> </w:t>
      </w:r>
      <w:r w:rsidR="00AF7F0A">
        <w:rPr>
          <w:b w:val="0"/>
          <w:bCs w:val="0"/>
        </w:rPr>
        <w:t xml:space="preserve">Frequenzspektrum der Beschleunigungsdaten </w:t>
      </w:r>
      <w:r w:rsidR="00DC7CBF">
        <w:rPr>
          <w:b w:val="0"/>
          <w:bCs w:val="0"/>
        </w:rPr>
        <w:t>der Senvion-Anlage</w:t>
      </w:r>
      <w:r w:rsidR="0011717B">
        <w:rPr>
          <w:b w:val="0"/>
          <w:bCs w:val="0"/>
        </w:rPr>
        <w:t>.</w:t>
      </w:r>
    </w:p>
    <w:p w14:paraId="34C2C274" w14:textId="77777777" w:rsidR="00D8659D" w:rsidRDefault="00D8659D" w:rsidP="00D8659D">
      <w:pPr>
        <w:spacing w:after="0"/>
      </w:pPr>
      <w:r>
        <w:t>Somit bestätigt dieses Frequenzspektrum der Beschleunigungsdaten die dominante Eigenfrequenz bei ca. 0.27 Hz.</w:t>
      </w:r>
    </w:p>
    <w:p w14:paraId="3B9E705C" w14:textId="65735FC3" w:rsidR="0069579B" w:rsidRDefault="00D8659D" w:rsidP="00DC7CBF">
      <w:r>
        <w:t>Jedoch sollen wie bereits beschrieben, im Rahmen dieser Abschlussarbeit die Positionsdaten analysiert werden, weshalb der folgenden Abbildung das Frequenzspektrum der Positionsdaten entnommen werden kann.</w:t>
      </w:r>
    </w:p>
    <w:p w14:paraId="3D2D8920" w14:textId="0D85D2C9" w:rsidR="00D17352" w:rsidRDefault="00AF7F0A" w:rsidP="00AF7F0A">
      <w:pPr>
        <w:spacing w:after="0"/>
        <w:jc w:val="center"/>
      </w:pPr>
      <w:r>
        <w:rPr>
          <w:noProof/>
        </w:rPr>
        <w:drawing>
          <wp:inline distT="0" distB="0" distL="0" distR="0" wp14:anchorId="147EBC54" wp14:editId="633E7682">
            <wp:extent cx="3222171" cy="3158071"/>
            <wp:effectExtent l="0" t="0" r="0" b="4445"/>
            <wp:docPr id="28" name="Grafik 28"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Platz enthält.&#10;&#10;Automatisch generierte Beschreibung"/>
                    <pic:cNvPicPr>
                      <a:picLocks noChangeAspect="1" noChangeArrowheads="1"/>
                    </pic:cNvPicPr>
                  </pic:nvPicPr>
                  <pic:blipFill rotWithShape="1">
                    <a:blip r:embed="rId42">
                      <a:extLst>
                        <a:ext uri="{28A0092B-C50C-407E-A947-70E740481C1C}">
                          <a14:useLocalDpi xmlns:a14="http://schemas.microsoft.com/office/drawing/2010/main" val="0"/>
                        </a:ext>
                      </a:extLst>
                    </a:blip>
                    <a:srcRect l="3012" t="7294" r="8540" b="6018"/>
                    <a:stretch/>
                  </pic:blipFill>
                  <pic:spPr bwMode="auto">
                    <a:xfrm>
                      <a:off x="0" y="0"/>
                      <a:ext cx="3236889" cy="3172496"/>
                    </a:xfrm>
                    <a:prstGeom prst="rect">
                      <a:avLst/>
                    </a:prstGeom>
                    <a:noFill/>
                    <a:ln>
                      <a:noFill/>
                    </a:ln>
                    <a:extLst>
                      <a:ext uri="{53640926-AAD7-44D8-BBD7-CCE9431645EC}">
                        <a14:shadowObscured xmlns:a14="http://schemas.microsoft.com/office/drawing/2010/main"/>
                      </a:ext>
                    </a:extLst>
                  </pic:spPr>
                </pic:pic>
              </a:graphicData>
            </a:graphic>
          </wp:inline>
        </w:drawing>
      </w:r>
    </w:p>
    <w:p w14:paraId="16750DCD" w14:textId="37D7FD9D" w:rsidR="00AF7F0A" w:rsidRPr="00D8659D" w:rsidRDefault="00AF7F0A" w:rsidP="00AF7F0A">
      <w:pPr>
        <w:pStyle w:val="Beschriftung"/>
        <w:jc w:val="center"/>
        <w:rPr>
          <w:b w:val="0"/>
          <w:bCs w:val="0"/>
        </w:rPr>
      </w:pPr>
      <w:r>
        <w:t xml:space="preserve">Abbildung </w:t>
      </w:r>
      <w:r w:rsidR="0011717B">
        <w:t>7-12</w:t>
      </w:r>
      <w:r>
        <w:t xml:space="preserve"> </w:t>
      </w:r>
      <w:r>
        <w:rPr>
          <w:b w:val="0"/>
          <w:bCs w:val="0"/>
        </w:rPr>
        <w:t xml:space="preserve">Frequenzspektrum der Positionsdaten </w:t>
      </w:r>
      <w:r w:rsidR="00DC7CBF">
        <w:rPr>
          <w:b w:val="0"/>
          <w:bCs w:val="0"/>
        </w:rPr>
        <w:t>der Senvion-Anlage</w:t>
      </w:r>
      <w:r w:rsidR="0011717B">
        <w:rPr>
          <w:b w:val="0"/>
          <w:bCs w:val="0"/>
        </w:rPr>
        <w:t>.</w:t>
      </w:r>
    </w:p>
    <w:p w14:paraId="35984EE4" w14:textId="708D415C" w:rsidR="00D17352" w:rsidRDefault="00DC7CBF" w:rsidP="00E02129">
      <w:pPr>
        <w:spacing w:after="0"/>
      </w:pPr>
      <w:r>
        <w:lastRenderedPageBreak/>
        <w:t>Auch bei den Positionsdaten ist ein Maxim</w:t>
      </w:r>
      <w:r w:rsidR="004452EE">
        <w:t>um</w:t>
      </w:r>
      <w:r>
        <w:t xml:space="preserve"> bei ca. 0.27 Hz zu erkennen.</w:t>
      </w:r>
      <w:r w:rsidR="00884108">
        <w:t xml:space="preserve"> Der Abbildung </w:t>
      </w:r>
      <w:r w:rsidR="0011717B">
        <w:t xml:space="preserve">7-12 </w:t>
      </w:r>
      <w:r w:rsidR="00884108">
        <w:t xml:space="preserve">ist zu entnehmen, dass die Frequenzen mit hoher Amplitude unter dem Schwellwert von </w:t>
      </w:r>
      <w:r w:rsidR="003277DE">
        <w:t>0.</w:t>
      </w:r>
      <w:r w:rsidR="00E02129">
        <w:t>6</w:t>
      </w:r>
      <w:r w:rsidR="007F07EF">
        <w:t xml:space="preserve"> </w:t>
      </w:r>
      <w:r w:rsidR="003277DE">
        <w:t>Hz liegen. Somit bietet sich ein Tiefpassfilter an, welcher Frequenzen über der definierten Grenzfrequenz abdämpft bzw. vollständig entfernt.</w:t>
      </w:r>
    </w:p>
    <w:p w14:paraId="0B5FC94F" w14:textId="21060073" w:rsidR="00E02129" w:rsidRDefault="00E02129" w:rsidP="00E02129">
      <w:r>
        <w:t xml:space="preserve">Den folgenden zwei Abbildungen </w:t>
      </w:r>
      <w:r w:rsidR="0011717B">
        <w:t>7-13</w:t>
      </w:r>
      <w:r>
        <w:t xml:space="preserve"> und </w:t>
      </w:r>
      <w:r w:rsidR="0011717B">
        <w:t>7-14</w:t>
      </w:r>
      <w:r>
        <w:t>, kann das Signal inklusive White-Noise Überlagerung (blau) und das gefilterte Signal (rot) entnommen werden.</w:t>
      </w:r>
    </w:p>
    <w:p w14:paraId="6419F8B4" w14:textId="087EB168" w:rsidR="00E02129" w:rsidRDefault="00E02129" w:rsidP="00E02129">
      <w:pPr>
        <w:spacing w:after="0"/>
      </w:pPr>
      <w:r>
        <w:rPr>
          <w:noProof/>
        </w:rPr>
        <w:drawing>
          <wp:inline distT="0" distB="0" distL="0" distR="0" wp14:anchorId="34326E3B" wp14:editId="78385C3B">
            <wp:extent cx="5579745" cy="1858645"/>
            <wp:effectExtent l="0" t="0" r="1905" b="8255"/>
            <wp:docPr id="23" name="Grafik 23" descr="Ein Bild, das Text, Bleist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Bleistif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6E135190" w14:textId="210E3565" w:rsidR="00E02129" w:rsidRPr="00D8659D" w:rsidRDefault="00E02129" w:rsidP="00E02129">
      <w:pPr>
        <w:pStyle w:val="Beschriftung"/>
        <w:jc w:val="center"/>
        <w:rPr>
          <w:b w:val="0"/>
          <w:bCs w:val="0"/>
        </w:rPr>
      </w:pPr>
      <w:r>
        <w:t xml:space="preserve">Abbildung </w:t>
      </w:r>
      <w:r w:rsidR="0011717B">
        <w:t>7-13</w:t>
      </w:r>
      <w:r>
        <w:t xml:space="preserve"> </w:t>
      </w:r>
      <w:r>
        <w:rPr>
          <w:b w:val="0"/>
          <w:bCs w:val="0"/>
        </w:rPr>
        <w:t>Frequenzspektrum der Beschleunigungsdaten der Senvion-Anlage</w:t>
      </w:r>
      <w:r w:rsidR="0011717B">
        <w:rPr>
          <w:b w:val="0"/>
          <w:bCs w:val="0"/>
        </w:rPr>
        <w:t>.</w:t>
      </w:r>
    </w:p>
    <w:p w14:paraId="7F688D43" w14:textId="32662F04" w:rsidR="00E02129" w:rsidRDefault="00E02129" w:rsidP="00E02129">
      <w:pPr>
        <w:spacing w:after="0"/>
      </w:pPr>
      <w:r>
        <w:rPr>
          <w:noProof/>
        </w:rPr>
        <w:drawing>
          <wp:inline distT="0" distB="0" distL="0" distR="0" wp14:anchorId="2ABD1311" wp14:editId="6CE00BA6">
            <wp:extent cx="5579745" cy="1858645"/>
            <wp:effectExtent l="0" t="0" r="1905" b="8255"/>
            <wp:docPr id="24" name="Grafik 24" descr="Ein Bild, das Text, Bleist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Bleistift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2239B7BD" w14:textId="3EB1C36B" w:rsidR="00E02129" w:rsidRPr="00D8659D" w:rsidRDefault="00E02129" w:rsidP="00E02129">
      <w:pPr>
        <w:pStyle w:val="Beschriftung"/>
        <w:jc w:val="center"/>
        <w:rPr>
          <w:b w:val="0"/>
          <w:bCs w:val="0"/>
        </w:rPr>
      </w:pPr>
      <w:r>
        <w:t xml:space="preserve">Abbildung </w:t>
      </w:r>
      <w:r w:rsidR="0011717B">
        <w:t>7-14</w:t>
      </w:r>
      <w:r>
        <w:t xml:space="preserve"> </w:t>
      </w:r>
      <w:r>
        <w:rPr>
          <w:b w:val="0"/>
          <w:bCs w:val="0"/>
        </w:rPr>
        <w:t>Frequenzspektrum der Beschleunigungsdaten der Senvion-Anlage</w:t>
      </w:r>
      <w:r w:rsidR="0011717B">
        <w:rPr>
          <w:b w:val="0"/>
          <w:bCs w:val="0"/>
        </w:rPr>
        <w:t>.</w:t>
      </w:r>
    </w:p>
    <w:p w14:paraId="15267776" w14:textId="02991C14" w:rsidR="00E02129" w:rsidRDefault="00E02129" w:rsidP="00E02129">
      <w:pPr>
        <w:spacing w:after="0"/>
      </w:pPr>
    </w:p>
    <w:p w14:paraId="34AFA975" w14:textId="0EE23F78" w:rsidR="00E02129" w:rsidRDefault="00E02129" w:rsidP="00E02129">
      <w:pPr>
        <w:spacing w:after="0"/>
      </w:pPr>
    </w:p>
    <w:p w14:paraId="18A986D5" w14:textId="02CCDB59" w:rsidR="00E02129" w:rsidRDefault="00E02129" w:rsidP="00E02129">
      <w:pPr>
        <w:spacing w:after="0"/>
      </w:pPr>
    </w:p>
    <w:p w14:paraId="08079956" w14:textId="5F3EF44E" w:rsidR="00E02129" w:rsidRDefault="00E02129" w:rsidP="00E02129">
      <w:pPr>
        <w:spacing w:after="0"/>
      </w:pPr>
    </w:p>
    <w:p w14:paraId="0D2F3D9D" w14:textId="72CC1096" w:rsidR="00E02129" w:rsidRDefault="00E02129" w:rsidP="00E02129">
      <w:pPr>
        <w:spacing w:after="0"/>
      </w:pPr>
    </w:p>
    <w:p w14:paraId="19A544ED" w14:textId="77777777" w:rsidR="00E02129" w:rsidRDefault="00E02129" w:rsidP="00E02129">
      <w:pPr>
        <w:spacing w:after="0"/>
      </w:pPr>
    </w:p>
    <w:p w14:paraId="53A2EC99" w14:textId="7ADA3B69" w:rsidR="00E61798" w:rsidRDefault="00E61798" w:rsidP="00815985">
      <w:pPr>
        <w:pStyle w:val="berschrift3"/>
      </w:pPr>
      <w:bookmarkStart w:id="137" w:name="_Toc98853099"/>
      <w:r>
        <w:lastRenderedPageBreak/>
        <w:t>Auswertung</w:t>
      </w:r>
      <w:bookmarkEnd w:id="137"/>
    </w:p>
    <w:p w14:paraId="1C2EAFE6" w14:textId="74963815" w:rsidR="004628D0" w:rsidRDefault="00E02129" w:rsidP="004628D0">
      <w:r>
        <w:t xml:space="preserve">Der folgenden Abbildung </w:t>
      </w:r>
      <w:r w:rsidR="0011717B">
        <w:t>7-15</w:t>
      </w:r>
      <w:r w:rsidR="00AE37CA">
        <w:t xml:space="preserve"> und </w:t>
      </w:r>
      <w:r w:rsidR="0011717B">
        <w:t>7-16</w:t>
      </w:r>
      <w:r w:rsidR="00AE37CA">
        <w:t xml:space="preserve"> ist das Ergebnis der verschiedenen Prognosemodelle zu entnehmen, wenn diese mit Tiefpassgefilterten Positionsdaten trainiert wurden. Bei einem Vergleich mit den Abbildungen 7-7 und 7-8, kann festgehalten werden, dass die Prognose für kurze Zeiträume geringfügig genauer ist</w:t>
      </w:r>
      <w:r w:rsidR="00E66B56">
        <w:t>,</w:t>
      </w:r>
      <w:r w:rsidR="00AE37CA">
        <w:t xml:space="preserve"> aber für lange Zeiträume statistisch signifikant genauere Ergebnisse liefern. Somit kann die Hypothese, die im Kapitel </w:t>
      </w:r>
      <w:r w:rsidR="00E66B56">
        <w:t>7.5.1</w:t>
      </w:r>
      <w:r w:rsidR="00AE37CA">
        <w:t xml:space="preserve"> formuliert </w:t>
      </w:r>
      <w:r w:rsidR="00E66B56">
        <w:t>wurde,</w:t>
      </w:r>
      <w:r w:rsidR="00AE37CA">
        <w:t xml:space="preserve"> bestätigt werden, dass das Training mit den gefilterten Positionsdaten, dazu führt, dass die Prognosemodelle weniger anfällig für ein Overfitting sind und somit bessere Prognoseergebnisse liefern können.</w:t>
      </w:r>
    </w:p>
    <w:p w14:paraId="210C8332" w14:textId="5409EF50" w:rsidR="004628D0" w:rsidRDefault="004628D0" w:rsidP="004628D0">
      <w:r>
        <w:rPr>
          <w:noProof/>
        </w:rPr>
        <w:drawing>
          <wp:inline distT="0" distB="0" distL="0" distR="0" wp14:anchorId="39E1C7B2" wp14:editId="7E05A815">
            <wp:extent cx="5579745" cy="2129790"/>
            <wp:effectExtent l="0" t="0" r="1905" b="381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a:extLst>
                        <a:ext uri="{28A0092B-C50C-407E-A947-70E740481C1C}">
                          <a14:useLocalDpi xmlns:a14="http://schemas.microsoft.com/office/drawing/2010/main" val="0"/>
                        </a:ext>
                      </a:extLst>
                    </a:blip>
                    <a:srcRect t="23669"/>
                    <a:stretch/>
                  </pic:blipFill>
                  <pic:spPr bwMode="auto">
                    <a:xfrm>
                      <a:off x="0" y="0"/>
                      <a:ext cx="5579745" cy="2129790"/>
                    </a:xfrm>
                    <a:prstGeom prst="rect">
                      <a:avLst/>
                    </a:prstGeom>
                    <a:noFill/>
                    <a:ln>
                      <a:noFill/>
                    </a:ln>
                    <a:extLst>
                      <a:ext uri="{53640926-AAD7-44D8-BBD7-CCE9431645EC}">
                        <a14:shadowObscured xmlns:a14="http://schemas.microsoft.com/office/drawing/2010/main"/>
                      </a:ext>
                    </a:extLst>
                  </pic:spPr>
                </pic:pic>
              </a:graphicData>
            </a:graphic>
          </wp:inline>
        </w:drawing>
      </w:r>
    </w:p>
    <w:p w14:paraId="0D8AC62A" w14:textId="17236F18" w:rsidR="003840C2" w:rsidRPr="00D8659D" w:rsidRDefault="003840C2" w:rsidP="003840C2">
      <w:pPr>
        <w:pStyle w:val="Beschriftung"/>
        <w:jc w:val="center"/>
        <w:rPr>
          <w:b w:val="0"/>
          <w:bCs w:val="0"/>
        </w:rPr>
      </w:pPr>
      <w:r>
        <w:t xml:space="preserve">Abbildung </w:t>
      </w:r>
      <w:r w:rsidR="0011717B">
        <w:t xml:space="preserve">7-15 </w:t>
      </w:r>
      <w:r>
        <w:rPr>
          <w:b w:val="0"/>
          <w:bCs w:val="0"/>
        </w:rPr>
        <w:t>Frequenzspektrum der Beschleunigungsdaten der Senvion-Anlage</w:t>
      </w:r>
      <w:r w:rsidR="00E373D1">
        <w:rPr>
          <w:b w:val="0"/>
          <w:bCs w:val="0"/>
        </w:rPr>
        <w:t>.</w:t>
      </w:r>
    </w:p>
    <w:p w14:paraId="115A0BD2" w14:textId="32C285B1" w:rsidR="003840C2" w:rsidRPr="00D8659D" w:rsidRDefault="004628D0" w:rsidP="003840C2">
      <w:pPr>
        <w:pStyle w:val="Beschriftung"/>
        <w:jc w:val="center"/>
        <w:rPr>
          <w:b w:val="0"/>
          <w:bCs w:val="0"/>
        </w:rPr>
      </w:pPr>
      <w:r>
        <w:rPr>
          <w:noProof/>
        </w:rPr>
        <w:drawing>
          <wp:inline distT="0" distB="0" distL="0" distR="0" wp14:anchorId="694DD45D" wp14:editId="7863DAAC">
            <wp:extent cx="5579745" cy="2104390"/>
            <wp:effectExtent l="0" t="0" r="190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a:extLst>
                        <a:ext uri="{28A0092B-C50C-407E-A947-70E740481C1C}">
                          <a14:useLocalDpi xmlns:a14="http://schemas.microsoft.com/office/drawing/2010/main" val="0"/>
                        </a:ext>
                      </a:extLst>
                    </a:blip>
                    <a:srcRect t="24579"/>
                    <a:stretch/>
                  </pic:blipFill>
                  <pic:spPr bwMode="auto">
                    <a:xfrm>
                      <a:off x="0" y="0"/>
                      <a:ext cx="5579745" cy="2104390"/>
                    </a:xfrm>
                    <a:prstGeom prst="rect">
                      <a:avLst/>
                    </a:prstGeom>
                    <a:noFill/>
                    <a:ln>
                      <a:noFill/>
                    </a:ln>
                    <a:extLst>
                      <a:ext uri="{53640926-AAD7-44D8-BBD7-CCE9431645EC}">
                        <a14:shadowObscured xmlns:a14="http://schemas.microsoft.com/office/drawing/2010/main"/>
                      </a:ext>
                    </a:extLst>
                  </pic:spPr>
                </pic:pic>
              </a:graphicData>
            </a:graphic>
          </wp:inline>
        </w:drawing>
      </w:r>
      <w:r w:rsidR="003840C2">
        <w:t xml:space="preserve">Abbildung </w:t>
      </w:r>
      <w:r w:rsidR="0011717B">
        <w:t>7-16</w:t>
      </w:r>
      <w:r w:rsidR="003840C2">
        <w:t xml:space="preserve"> </w:t>
      </w:r>
      <w:r w:rsidR="003840C2">
        <w:rPr>
          <w:b w:val="0"/>
          <w:bCs w:val="0"/>
        </w:rPr>
        <w:t>Frequenzspektrum der Beschleunigungsdaten der Senvion-Anlage</w:t>
      </w:r>
      <w:r w:rsidR="00E373D1">
        <w:rPr>
          <w:b w:val="0"/>
          <w:bCs w:val="0"/>
        </w:rPr>
        <w:t>.</w:t>
      </w:r>
    </w:p>
    <w:p w14:paraId="7D79BABE" w14:textId="77777777" w:rsidR="00AC021E" w:rsidRPr="00E02129" w:rsidRDefault="00AC021E" w:rsidP="00A90DC8">
      <w:pPr>
        <w:tabs>
          <w:tab w:val="left" w:pos="6509"/>
        </w:tabs>
      </w:pPr>
    </w:p>
    <w:p w14:paraId="52D835CF" w14:textId="6AC50F19" w:rsidR="00657B2B" w:rsidRDefault="005D2B12" w:rsidP="005D2B12">
      <w:pPr>
        <w:pStyle w:val="berschrift1"/>
      </w:pPr>
      <w:bookmarkStart w:id="138" w:name="_Toc98853100"/>
      <w:r>
        <w:lastRenderedPageBreak/>
        <w:t>Contact Elements Integration</w:t>
      </w:r>
      <w:bookmarkEnd w:id="138"/>
    </w:p>
    <w:p w14:paraId="7FE53C5E" w14:textId="299C7D48" w:rsidR="001033F5" w:rsidRDefault="001033F5" w:rsidP="001033F5">
      <w:pPr>
        <w:spacing w:after="0"/>
      </w:pPr>
      <w:r>
        <w:t>Contact Elements for IoT ist die IoT Lösung von Contact Software</w:t>
      </w:r>
      <w:r w:rsidR="004452EE">
        <w:t xml:space="preserve"> GmbH</w:t>
      </w:r>
      <w:r>
        <w:t xml:space="preserve">. Die Abkürzung IoT steht für „Internet of Things“ und beschreibt die </w:t>
      </w:r>
      <w:r w:rsidR="00215C6F">
        <w:t>d</w:t>
      </w:r>
      <w:r>
        <w:t xml:space="preserve">igitale Vernetzung von </w:t>
      </w:r>
      <w:r w:rsidR="002724F0">
        <w:t>z.B. Maschinen und Sensoren</w:t>
      </w:r>
      <w:r>
        <w:t xml:space="preserve"> über das Internet. Durch diese </w:t>
      </w:r>
      <w:r w:rsidR="003A5B5B">
        <w:t xml:space="preserve">kontinuierliche </w:t>
      </w:r>
      <w:r>
        <w:t xml:space="preserve">Ansammlung von Sensordaten, ist es möglich Prozesse zu optimieren, Kosten zu sparen und strategische Entscheidungen auf Grundlage dieser Datenbasis zu treffen. </w:t>
      </w:r>
      <w:r w:rsidRPr="00FF3710">
        <w:t>Contact Elements for IoT wird im Rahmen de</w:t>
      </w:r>
      <w:r>
        <w:t>s WindIO Forschungsprojekts zur Erstellung eines kommerziellen Digitalen Zwillings verwendet</w:t>
      </w:r>
      <w:r w:rsidR="002724F0">
        <w:t>.</w:t>
      </w:r>
    </w:p>
    <w:p w14:paraId="171801F1" w14:textId="458C5D76" w:rsidR="0027180B" w:rsidRDefault="0027180B" w:rsidP="001033F5">
      <w:pPr>
        <w:spacing w:after="0"/>
      </w:pPr>
      <w:r>
        <w:t>Aktuell arbeitet das Unternehmen an der Entwicklung eines Datenanalysemodus dessen grundlegende Funktionalität, für den WindIO-Projektkontext, der folgenden schematischen Darstellung entnommen werden kann.</w:t>
      </w:r>
    </w:p>
    <w:p w14:paraId="7B871918" w14:textId="7CD25CF7" w:rsidR="00B04776" w:rsidRDefault="00DE0781" w:rsidP="00AB327A">
      <w:r>
        <w:rPr>
          <w:noProof/>
        </w:rPr>
        <w:drawing>
          <wp:inline distT="0" distB="0" distL="0" distR="0" wp14:anchorId="6EE7F632" wp14:editId="16873C52">
            <wp:extent cx="5579745" cy="3134360"/>
            <wp:effectExtent l="0" t="0" r="1905"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3134360"/>
                    </a:xfrm>
                    <a:prstGeom prst="rect">
                      <a:avLst/>
                    </a:prstGeom>
                    <a:noFill/>
                    <a:ln>
                      <a:noFill/>
                    </a:ln>
                  </pic:spPr>
                </pic:pic>
              </a:graphicData>
            </a:graphic>
          </wp:inline>
        </w:drawing>
      </w:r>
    </w:p>
    <w:p w14:paraId="0235F65A" w14:textId="47D9B987" w:rsidR="0027180B" w:rsidRPr="003A5B5B" w:rsidRDefault="003A5B5B" w:rsidP="003A5B5B">
      <w:pPr>
        <w:pStyle w:val="Beschriftung"/>
        <w:jc w:val="center"/>
        <w:rPr>
          <w:b w:val="0"/>
          <w:bCs w:val="0"/>
        </w:rPr>
      </w:pPr>
      <w:r w:rsidRPr="003A5B5B">
        <w:t xml:space="preserve">Abbildung </w:t>
      </w:r>
      <w:r w:rsidR="00606769">
        <w:t>8</w:t>
      </w:r>
      <w:r w:rsidRPr="003A5B5B">
        <w:t xml:space="preserve">-1 </w:t>
      </w:r>
      <w:r w:rsidRPr="003A5B5B">
        <w:rPr>
          <w:b w:val="0"/>
          <w:bCs w:val="0"/>
        </w:rPr>
        <w:t>Contact Elements for IoT Entwicklung e</w:t>
      </w:r>
      <w:r>
        <w:rPr>
          <w:b w:val="0"/>
          <w:bCs w:val="0"/>
        </w:rPr>
        <w:t>ines Datenanalyse-Moduls</w:t>
      </w:r>
      <w:r w:rsidR="004452EE">
        <w:rPr>
          <w:b w:val="0"/>
          <w:bCs w:val="0"/>
        </w:rPr>
        <w:t xml:space="preserve"> [CONTACT].</w:t>
      </w:r>
    </w:p>
    <w:p w14:paraId="35C509BC" w14:textId="575714D2" w:rsidR="00FF3710" w:rsidRPr="00FF3710" w:rsidRDefault="00FF3710" w:rsidP="00805B2B">
      <w:pPr>
        <w:spacing w:after="0"/>
      </w:pPr>
      <w:r>
        <w:t>Die Integration der Prognosemodelle</w:t>
      </w:r>
      <w:r w:rsidR="0027180B">
        <w:t xml:space="preserve"> und</w:t>
      </w:r>
      <w:r>
        <w:t xml:space="preserve"> die </w:t>
      </w:r>
      <w:r w:rsidR="0027180B">
        <w:t>I</w:t>
      </w:r>
      <w:r>
        <w:t xml:space="preserve">mplementierung der Datenpipeline, </w:t>
      </w:r>
      <w:r w:rsidR="0027180B">
        <w:t xml:space="preserve">lassen sich in die </w:t>
      </w:r>
      <w:r w:rsidR="003A5B5B">
        <w:t xml:space="preserve">thematischen </w:t>
      </w:r>
      <w:r w:rsidR="0027180B">
        <w:t>Blöcke „Data Prep</w:t>
      </w:r>
      <w:r w:rsidR="00B44641">
        <w:t>a</w:t>
      </w:r>
      <w:r w:rsidR="0027180B">
        <w:t>ration“ und „Modeling“ einordnen.</w:t>
      </w:r>
      <w:r w:rsidR="003A5B5B">
        <w:t xml:space="preserve"> </w:t>
      </w:r>
      <w:r w:rsidR="00A50901">
        <w:t xml:space="preserve">In den folgenden </w:t>
      </w:r>
      <w:r w:rsidR="00805B2B">
        <w:t xml:space="preserve">zwei </w:t>
      </w:r>
      <w:r w:rsidR="00A50901">
        <w:t>Unterkapiteln werden die Implementierung der Datenpipeline</w:t>
      </w:r>
      <w:r w:rsidR="00805B2B">
        <w:t xml:space="preserve"> und</w:t>
      </w:r>
      <w:r w:rsidR="00A50901">
        <w:t xml:space="preserve"> die Echtzeitprognose der Turmschwingungskinematik </w:t>
      </w:r>
      <w:r w:rsidR="00805B2B">
        <w:t>mithilfe des ARIMA-Modells und Prophet neuronalen Netzwerks t</w:t>
      </w:r>
      <w:r w:rsidR="00A50901">
        <w:t>hematisiert.</w:t>
      </w:r>
      <w:r w:rsidR="00A50901">
        <w:br w:type="page"/>
      </w:r>
    </w:p>
    <w:p w14:paraId="77E3241B" w14:textId="4338E252" w:rsidR="00D63017" w:rsidRDefault="00606769" w:rsidP="00D63017">
      <w:pPr>
        <w:pStyle w:val="berschrift2"/>
      </w:pPr>
      <w:bookmarkStart w:id="139" w:name="_Toc98853101"/>
      <w:r>
        <w:lastRenderedPageBreak/>
        <w:t>Implementierung der Datenpipeline</w:t>
      </w:r>
      <w:bookmarkEnd w:id="139"/>
    </w:p>
    <w:p w14:paraId="3435E58C" w14:textId="7517ED68" w:rsidR="001001D5" w:rsidRDefault="00DB4E18" w:rsidP="00AB327A">
      <w:r>
        <w:t>Zur Implementierung der Datenpipeline in Contact Elements for IoT, wird das Automatisierungstool verwendet. Diese</w:t>
      </w:r>
      <w:r w:rsidR="001001D5">
        <w:t>s</w:t>
      </w:r>
      <w:r>
        <w:t xml:space="preserve"> Werkzeug ermöglicht es bestehende </w:t>
      </w:r>
      <w:r w:rsidR="001001D5">
        <w:t>Codeb</w:t>
      </w:r>
      <w:r>
        <w:t>austeine zu verwenden oder sogar neue zu erstellen, aus denen dann komplette Automatisierungsprozesse zusammen</w:t>
      </w:r>
      <w:r w:rsidR="001001D5">
        <w:t>ge</w:t>
      </w:r>
      <w:r>
        <w:t>stell</w:t>
      </w:r>
      <w:r w:rsidR="001001D5">
        <w:t>t</w:t>
      </w:r>
      <w:r>
        <w:t xml:space="preserve"> </w:t>
      </w:r>
      <w:r w:rsidR="001001D5">
        <w:t>werden können</w:t>
      </w:r>
      <w:r>
        <w:t>. Da es</w:t>
      </w:r>
      <w:r w:rsidR="001001D5">
        <w:t xml:space="preserve"> zum</w:t>
      </w:r>
      <w:r>
        <w:t xml:space="preserve"> aktuellen </w:t>
      </w:r>
      <w:r w:rsidR="001001D5">
        <w:t>Z</w:t>
      </w:r>
      <w:r>
        <w:t xml:space="preserve">eitpunkt keine Livedatenübertragung von der Senvion-Windenergieanalage zum kommerziellen </w:t>
      </w:r>
      <w:r w:rsidR="005E52A3">
        <w:t>D</w:t>
      </w:r>
      <w:r>
        <w:t xml:space="preserve">igitalen Zwilling gibt, wird aus historischen Messdaten ein künstlicher Livedatenstrom generiert. Die Automatisierung </w:t>
      </w:r>
      <w:r w:rsidR="002724F0">
        <w:t xml:space="preserve">zur Implementierung der Datenpipeline </w:t>
      </w:r>
      <w:r w:rsidR="001001D5">
        <w:t>kann der folgenden Abbildung 8-2 entnommen werden.</w:t>
      </w:r>
    </w:p>
    <w:p w14:paraId="16360189" w14:textId="642D4923" w:rsidR="001001D5" w:rsidRDefault="002724F0" w:rsidP="001B3EE5">
      <w:pPr>
        <w:jc w:val="center"/>
      </w:pPr>
      <w:r>
        <w:rPr>
          <w:noProof/>
        </w:rPr>
        <w:drawing>
          <wp:inline distT="0" distB="0" distL="0" distR="0" wp14:anchorId="385BA50C" wp14:editId="33A9DA8F">
            <wp:extent cx="5579745" cy="4942205"/>
            <wp:effectExtent l="0" t="0" r="190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4942205"/>
                    </a:xfrm>
                    <a:prstGeom prst="rect">
                      <a:avLst/>
                    </a:prstGeom>
                  </pic:spPr>
                </pic:pic>
              </a:graphicData>
            </a:graphic>
          </wp:inline>
        </w:drawing>
      </w:r>
    </w:p>
    <w:p w14:paraId="56A98D20" w14:textId="0B3AE87D" w:rsidR="001001D5" w:rsidRPr="003A5B5B" w:rsidRDefault="001001D5" w:rsidP="001001D5">
      <w:pPr>
        <w:pStyle w:val="Beschriftung"/>
        <w:jc w:val="center"/>
        <w:rPr>
          <w:b w:val="0"/>
          <w:bCs w:val="0"/>
        </w:rPr>
      </w:pPr>
      <w:r w:rsidRPr="003A5B5B">
        <w:t xml:space="preserve">Abbildung </w:t>
      </w:r>
      <w:r>
        <w:t>8</w:t>
      </w:r>
      <w:r w:rsidRPr="003A5B5B">
        <w:t>-</w:t>
      </w:r>
      <w:r>
        <w:t>2</w:t>
      </w:r>
      <w:r w:rsidRPr="003A5B5B">
        <w:t xml:space="preserve"> </w:t>
      </w:r>
      <w:r>
        <w:rPr>
          <w:b w:val="0"/>
          <w:bCs w:val="0"/>
        </w:rPr>
        <w:t>Automatisierung zur Implementierung der Datenpipeline.</w:t>
      </w:r>
    </w:p>
    <w:p w14:paraId="2EC68AE6" w14:textId="5AC88CDB" w:rsidR="001B3EE5" w:rsidRDefault="001001D5" w:rsidP="00AB327A">
      <w:r>
        <w:lastRenderedPageBreak/>
        <w:t xml:space="preserve">Zunächst wird eine im System abgelegte CSV-Datei eingelesen, welche die historischen Messdaten enthält. </w:t>
      </w:r>
      <w:r w:rsidR="00BD193E">
        <w:t>Um die im Anschluss verarbeiteten Daten und die zugehörige Prognose in einem gemeinsamen Vorgang abzulegen, ist es notwendig zwei Ereignisse</w:t>
      </w:r>
      <w:r w:rsidR="002C586A">
        <w:t xml:space="preserve"> bzw. Events</w:t>
      </w:r>
      <w:r w:rsidR="00BD193E">
        <w:t xml:space="preserve"> (start_measurement und end_measurement) zu definieren, welche diesen Vorgang starten und beenden. </w:t>
      </w:r>
      <w:r w:rsidR="007B7DA1">
        <w:t>Vor</w:t>
      </w:r>
      <w:r w:rsidR="00BD193E">
        <w:t xml:space="preserve"> diesen beiden Ereignissen befindet sich ein Pythonbaustein, der es einem ermöglicht eigenen Code einzufügen. </w:t>
      </w:r>
      <w:r w:rsidR="00BF354D">
        <w:t>Die Datenverarbeitung, wie sie im Kapitel 6 thematisiert wurde wird grundlegend durch diesen Baustein umgesetzt.</w:t>
      </w:r>
      <w:r w:rsidR="00CE3B46">
        <w:t xml:space="preserve"> Innerhalb der beiden Ereignisse werden die verarbeiteten Daten in einer Zeitreihe abgespeichert.</w:t>
      </w:r>
    </w:p>
    <w:p w14:paraId="3A71EB5F" w14:textId="7C8D23D4" w:rsidR="001001D5" w:rsidRDefault="001B3EE5" w:rsidP="001B3EE5">
      <w:pPr>
        <w:spacing w:after="0" w:line="240" w:lineRule="auto"/>
        <w:jc w:val="left"/>
      </w:pPr>
      <w:r>
        <w:br w:type="page"/>
      </w:r>
    </w:p>
    <w:p w14:paraId="787461FC" w14:textId="1A67820F" w:rsidR="00D63017" w:rsidRDefault="00606769" w:rsidP="00D63017">
      <w:pPr>
        <w:pStyle w:val="berschrift2"/>
      </w:pPr>
      <w:bookmarkStart w:id="140" w:name="_Toc98853102"/>
      <w:r>
        <w:lastRenderedPageBreak/>
        <w:t>Echtzeitprognose der Turmschwingungskinematik</w:t>
      </w:r>
      <w:bookmarkEnd w:id="140"/>
    </w:p>
    <w:p w14:paraId="7D6F73EF" w14:textId="77777777" w:rsidR="008D2C0C" w:rsidRDefault="00BF354D" w:rsidP="00134309">
      <w:pPr>
        <w:spacing w:after="0"/>
      </w:pPr>
      <w:r>
        <w:t>Auch zur Implementierung der Prognosemodelle wird das Automatisierungstool verwendet. Somit ist es möglich die erstellten Bausteine im Kontext anderer Fragestellungen wiederzuverwenden</w:t>
      </w:r>
      <w:r w:rsidR="008D2C0C">
        <w:t>.</w:t>
      </w:r>
    </w:p>
    <w:p w14:paraId="5004A1BB" w14:textId="3D3F6240" w:rsidR="00FE53B7" w:rsidRDefault="008D2C0C" w:rsidP="00134309">
      <w:pPr>
        <w:spacing w:after="0"/>
      </w:pPr>
      <w:r>
        <w:t xml:space="preserve">Es bestehen </w:t>
      </w:r>
      <w:r w:rsidR="00217303">
        <w:t xml:space="preserve">mehrere </w:t>
      </w:r>
      <w:r>
        <w:t xml:space="preserve">Möglichkeiten diese Implementierung praktisch umzusetzen. </w:t>
      </w:r>
      <w:r w:rsidR="00FE53B7">
        <w:t>Im Rahmen dieser Integration wird ein von der Datenpipeline unabhängiges Automatisierungsskript erstellt, womit diese Prognosemodelle auch unabhängig von der Datenpipeline verwendet bzw. wiederverwendet werden können. Der folgenden Abbildung 8-3 kann das Prognosemodell-Automatisierungsskript entnommen werden.</w:t>
      </w:r>
    </w:p>
    <w:p w14:paraId="4DDE90BB" w14:textId="7C0CE4EB" w:rsidR="00217303" w:rsidRDefault="001B3EE5" w:rsidP="001B3EE5">
      <w:pPr>
        <w:jc w:val="center"/>
      </w:pPr>
      <w:r>
        <w:rPr>
          <w:noProof/>
        </w:rPr>
        <w:drawing>
          <wp:inline distT="0" distB="0" distL="0" distR="0" wp14:anchorId="15B705F5" wp14:editId="666F9905">
            <wp:extent cx="5549054" cy="3777176"/>
            <wp:effectExtent l="0" t="0" r="0"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9"/>
                    <a:stretch>
                      <a:fillRect/>
                    </a:stretch>
                  </pic:blipFill>
                  <pic:spPr>
                    <a:xfrm>
                      <a:off x="0" y="0"/>
                      <a:ext cx="5578710" cy="3797363"/>
                    </a:xfrm>
                    <a:prstGeom prst="rect">
                      <a:avLst/>
                    </a:prstGeom>
                  </pic:spPr>
                </pic:pic>
              </a:graphicData>
            </a:graphic>
          </wp:inline>
        </w:drawing>
      </w:r>
    </w:p>
    <w:p w14:paraId="5D52388A" w14:textId="02DFFB7F" w:rsidR="00FE53B7" w:rsidRPr="003A5B5B" w:rsidRDefault="00FE53B7" w:rsidP="00FE53B7">
      <w:pPr>
        <w:pStyle w:val="Beschriftung"/>
        <w:jc w:val="center"/>
        <w:rPr>
          <w:b w:val="0"/>
          <w:bCs w:val="0"/>
        </w:rPr>
      </w:pPr>
      <w:r w:rsidRPr="003A5B5B">
        <w:t xml:space="preserve">Abbildung </w:t>
      </w:r>
      <w:r>
        <w:t>8</w:t>
      </w:r>
      <w:r w:rsidRPr="003A5B5B">
        <w:t>-</w:t>
      </w:r>
      <w:r>
        <w:t>3</w:t>
      </w:r>
      <w:r w:rsidRPr="003A5B5B">
        <w:t xml:space="preserve"> </w:t>
      </w:r>
      <w:r>
        <w:rPr>
          <w:b w:val="0"/>
          <w:bCs w:val="0"/>
        </w:rPr>
        <w:t>Automatisierung zur Implementierung der Prognosemodelle.</w:t>
      </w:r>
    </w:p>
    <w:p w14:paraId="2F9CA16A" w14:textId="48E54A16" w:rsidR="00FE53B7" w:rsidRDefault="00FE53B7" w:rsidP="00FE53B7">
      <w:r>
        <w:t>Zunächst werden die durch die Datenpipeline-Automatisierung verarbeiteten Positionsdaten eingelesen</w:t>
      </w:r>
      <w:r w:rsidR="00D64F71">
        <w:t xml:space="preserve"> und dem eingeschlossenen Pythonbaustein als Eingabe zur Verfügung gestellt. Der Pythonbaustein enthält </w:t>
      </w:r>
      <w:r w:rsidR="00787E85">
        <w:t>den notwendigen Code, um die Prognose zu berechnen. Prinzipiell kann hier der Code aller drei vorgestellten Prognosemodelle</w:t>
      </w:r>
      <w:r w:rsidR="00D46EE5">
        <w:t xml:space="preserve"> (Links sind dem Kapitel 7 zu entnehmen)</w:t>
      </w:r>
      <w:r w:rsidR="00787E85">
        <w:t xml:space="preserve"> eingefügt werden.</w:t>
      </w:r>
    </w:p>
    <w:p w14:paraId="1460E924" w14:textId="46BA7A9B" w:rsidR="00734089" w:rsidRDefault="00734089" w:rsidP="00734089">
      <w:pPr>
        <w:pStyle w:val="berschrift1"/>
      </w:pPr>
      <w:bookmarkStart w:id="141" w:name="_Toc98853103"/>
      <w:r>
        <w:lastRenderedPageBreak/>
        <w:t>Diskussion</w:t>
      </w:r>
      <w:bookmarkEnd w:id="141"/>
    </w:p>
    <w:p w14:paraId="6805FBDD" w14:textId="0BB78163" w:rsidR="008501CD" w:rsidRDefault="008501CD" w:rsidP="008501CD">
      <w:r>
        <w:t xml:space="preserve">In den folgenden </w:t>
      </w:r>
      <w:r w:rsidR="00D0026B">
        <w:t>zw</w:t>
      </w:r>
      <w:r>
        <w:t>ei Unterkapiteln werden die Prognoseergebnisse bewertet bzw. interpretiert</w:t>
      </w:r>
      <w:r w:rsidR="00D0026B">
        <w:t xml:space="preserve"> und </w:t>
      </w:r>
      <w:r>
        <w:t xml:space="preserve">mögliche Probleme des </w:t>
      </w:r>
      <w:r w:rsidR="003F0677">
        <w:t>R</w:t>
      </w:r>
      <w:r>
        <w:t xml:space="preserve">esampelns </w:t>
      </w:r>
      <w:r w:rsidR="005B54EA">
        <w:t>diskutiert.</w:t>
      </w:r>
    </w:p>
    <w:p w14:paraId="084444CF" w14:textId="044418AB" w:rsidR="008501CD" w:rsidRDefault="008501CD" w:rsidP="008501CD">
      <w:pPr>
        <w:pStyle w:val="berschrift2"/>
      </w:pPr>
      <w:bookmarkStart w:id="142" w:name="_Toc98853104"/>
      <w:r w:rsidRPr="008501CD">
        <w:t>Prognos</w:t>
      </w:r>
      <w:r w:rsidR="006072E2">
        <w:t>eergebnisse</w:t>
      </w:r>
      <w:bookmarkEnd w:id="142"/>
    </w:p>
    <w:p w14:paraId="4373071A" w14:textId="475B2300" w:rsidR="003C0FCF" w:rsidRDefault="003C0FCF" w:rsidP="00DC21D5">
      <w:pPr>
        <w:spacing w:after="0"/>
      </w:pPr>
      <w:r>
        <w:t>Im Kapitel 7.4 wurden di</w:t>
      </w:r>
      <w:r w:rsidR="00F57C38">
        <w:t xml:space="preserve">e Prognosemodellergebnisse (aller drei Modelle) für unterschiedliche Prognosezeiträume ausgewertet. </w:t>
      </w:r>
      <w:r w:rsidR="00435800">
        <w:t>Als Metrik wurde der RMSE verwendet, um die Genauigkeit der Prognose</w:t>
      </w:r>
      <w:r w:rsidR="0043705A">
        <w:t>ergebnisse</w:t>
      </w:r>
      <w:r w:rsidR="00435800">
        <w:t xml:space="preserve"> zu bewerten.</w:t>
      </w:r>
      <w:r w:rsidR="00DD29DE">
        <w:t xml:space="preserve"> </w:t>
      </w:r>
      <w:r w:rsidR="00D10618">
        <w:t xml:space="preserve">Den Abbildungen 7-7 und 7-8 konnte entnommen werden, dass das ARIMA-Modell und SARIMA-Modell </w:t>
      </w:r>
      <w:r w:rsidR="00CB413C">
        <w:t xml:space="preserve">fast identisch in der Genauigkeit der Prognose sind und </w:t>
      </w:r>
      <w:r w:rsidR="00693BAE">
        <w:t xml:space="preserve">das Prophet neuronale Netz signifikant </w:t>
      </w:r>
      <w:r w:rsidR="006527D2">
        <w:t>genauere Ergebnisse</w:t>
      </w:r>
      <w:r w:rsidR="004A198C">
        <w:t xml:space="preserve"> </w:t>
      </w:r>
      <w:r w:rsidR="006527D2">
        <w:t>kalkuliert.</w:t>
      </w:r>
    </w:p>
    <w:p w14:paraId="223B1A3F" w14:textId="1933AF30" w:rsidR="00820E3D" w:rsidRDefault="00820E3D" w:rsidP="00DC21D5">
      <w:pPr>
        <w:spacing w:after="0"/>
      </w:pPr>
      <w:r>
        <w:t xml:space="preserve">Folgend wurde im Kapitel 7.5 die </w:t>
      </w:r>
      <w:r w:rsidR="004A198C">
        <w:t xml:space="preserve">mögliche </w:t>
      </w:r>
      <w:r>
        <w:t>Problematik des Overfittings thematisiert und wie mithilfe eines Tiefpassfilters d</w:t>
      </w:r>
      <w:r w:rsidR="00360867">
        <w:t>as Rauschen der Positionsdaten entfern</w:t>
      </w:r>
      <w:r w:rsidR="007E0EB4">
        <w:t>t</w:t>
      </w:r>
      <w:r w:rsidR="00E41D77">
        <w:t xml:space="preserve"> bzw. raus</w:t>
      </w:r>
      <w:r w:rsidR="007E0EB4">
        <w:t>ge</w:t>
      </w:r>
      <w:r w:rsidR="00E41D77">
        <w:t>filter</w:t>
      </w:r>
      <w:r w:rsidR="007E0EB4">
        <w:t>t</w:t>
      </w:r>
      <w:r w:rsidR="00360867">
        <w:t xml:space="preserve"> </w:t>
      </w:r>
      <w:r w:rsidR="007E0EB4">
        <w:t xml:space="preserve">werden </w:t>
      </w:r>
      <w:r w:rsidR="00360867">
        <w:t xml:space="preserve">kann. </w:t>
      </w:r>
      <w:r w:rsidR="000C59D7">
        <w:t xml:space="preserve">Den </w:t>
      </w:r>
      <w:r w:rsidR="00714EDB">
        <w:t>Abbildungen 7-15 und 7-16 konnte entnommen werden, dass eine Tiefpassfilterung der Positionsdaten zu einer genaueren Prognose, durch die drei Modelle, besonders für lange Zeiträume</w:t>
      </w:r>
      <w:r w:rsidR="000C5271">
        <w:t xml:space="preserve"> (ab 150 Sekunden)</w:t>
      </w:r>
      <w:r w:rsidR="00714EDB">
        <w:t xml:space="preserve"> </w:t>
      </w:r>
      <w:r w:rsidR="00817CF8">
        <w:t>führt</w:t>
      </w:r>
      <w:r w:rsidR="00714EDB">
        <w:t>.</w:t>
      </w:r>
      <w:r w:rsidR="007F07EF">
        <w:t xml:space="preserve"> Wie beschrieben, wurde in diesem Zusammenhang eine Grenzfrequenz von </w:t>
      </w:r>
      <w:r w:rsidR="00DC21D5">
        <w:t>0.6 Hz verwendet</w:t>
      </w:r>
      <w:r w:rsidR="00065D56">
        <w:t xml:space="preserve">. </w:t>
      </w:r>
      <w:r w:rsidR="00FA7FB2">
        <w:t xml:space="preserve">Dieser Schwellwert für den Tiefpassfilter wurde auf Grundlage der Abbildung 7-12 </w:t>
      </w:r>
      <w:r w:rsidR="003B3D00">
        <w:t>gewählt, da ab einer Fre</w:t>
      </w:r>
      <w:r w:rsidR="00532213">
        <w:t>q</w:t>
      </w:r>
      <w:r w:rsidR="003B3D00">
        <w:t xml:space="preserve">uenz von 0.6 Hz nur noch </w:t>
      </w:r>
      <w:r w:rsidR="005335D7">
        <w:t xml:space="preserve">geringe Amplitudenwerte festzustellen sind. </w:t>
      </w:r>
      <w:r w:rsidR="000A0E82">
        <w:t xml:space="preserve">Dieser Schwellwert könnte </w:t>
      </w:r>
      <w:r w:rsidR="005426DD">
        <w:t xml:space="preserve">jedoch </w:t>
      </w:r>
      <w:r w:rsidR="000A0E82">
        <w:t>auch anders gewählt werden</w:t>
      </w:r>
      <w:r w:rsidR="00433A5B">
        <w:t xml:space="preserve"> und die daraus resultierenden E</w:t>
      </w:r>
      <w:r w:rsidR="003463FD">
        <w:t>inflüsse</w:t>
      </w:r>
      <w:r w:rsidR="00433A5B">
        <w:t xml:space="preserve"> auf die Prognosegenauigkeit sollten im Rahmen weiterer wissenschaftlicher Arbeiten erforscht werden.</w:t>
      </w:r>
    </w:p>
    <w:p w14:paraId="0609A001" w14:textId="57634938" w:rsidR="00257F7D" w:rsidRDefault="00322308" w:rsidP="005B54EA">
      <w:pPr>
        <w:spacing w:after="0"/>
      </w:pPr>
      <w:r>
        <w:t>Die Turmschwingungskinematik der Windenergieanlage wird maßgebend durch äußere Einflüsse, wie z.B. die Windgeschwindigkeit, beeinflusst. Jedoch wurden diese, im Rahmen d</w:t>
      </w:r>
      <w:r w:rsidR="00DC0810">
        <w:t>ieser Abschlussarbeit, als zufällige Störgrößen bzw. stochastische Prozesse aufgefasst</w:t>
      </w:r>
      <w:r w:rsidR="00F87115">
        <w:t xml:space="preserve">, da nicht die entsprechenden Daten vorliegen. </w:t>
      </w:r>
      <w:r w:rsidR="00743433">
        <w:t>Weitere Forschungsarbeiten</w:t>
      </w:r>
      <w:r w:rsidR="00FC5705">
        <w:t xml:space="preserve"> könnte</w:t>
      </w:r>
      <w:r w:rsidR="00743433">
        <w:t>n</w:t>
      </w:r>
      <w:r w:rsidR="00FC5705">
        <w:t xml:space="preserve"> sich mit der Korrelation zwischen diesen Umwelteinflüssen und der Turmschwingungskinematik beschäftigen, sodass dann auf Grundlage dieser Erkenntnisse </w:t>
      </w:r>
      <w:r w:rsidR="00257F7D">
        <w:t>ein zweiter Optimierungsansatz implementiert werden kann.</w:t>
      </w:r>
      <w:r w:rsidR="00446B37">
        <w:br w:type="page"/>
      </w:r>
    </w:p>
    <w:p w14:paraId="356CD2F3" w14:textId="6415A2E4" w:rsidR="008501CD" w:rsidRDefault="008501CD" w:rsidP="008501CD">
      <w:pPr>
        <w:pStyle w:val="berschrift2"/>
      </w:pPr>
      <w:bookmarkStart w:id="143" w:name="_Toc98853105"/>
      <w:r>
        <w:lastRenderedPageBreak/>
        <w:t>Resampeln</w:t>
      </w:r>
      <w:r w:rsidR="00B93124">
        <w:t xml:space="preserve"> der Positionsdaten</w:t>
      </w:r>
      <w:bookmarkEnd w:id="143"/>
    </w:p>
    <w:p w14:paraId="2D16F6DF" w14:textId="0402545B" w:rsidR="00AB26D6" w:rsidRDefault="00A50333" w:rsidP="00AB26D6">
      <w:r>
        <w:t>Im Kontext der Prognoseberechnung in den Kapiteln 7.1.1, 7.2.1</w:t>
      </w:r>
      <w:r w:rsidR="004A2B43">
        <w:t xml:space="preserve">, 7.3.1 und 7.5.1 wurden die Positionsdaten, welche in 50 Hz vorliegen, auf eine Frequenz von 1 Hz geresampelt. </w:t>
      </w:r>
      <w:r w:rsidR="0036121E">
        <w:t>Diese</w:t>
      </w:r>
      <w:r w:rsidR="00884C90">
        <w:t xml:space="preserve">r zusätzliche Verarbeitungsschritt </w:t>
      </w:r>
      <w:r w:rsidR="0036121E">
        <w:t xml:space="preserve">soll die benötigte Rechenkapazität minimieren, um </w:t>
      </w:r>
      <w:r w:rsidR="00576D52">
        <w:t>eine schnelle Berechnu</w:t>
      </w:r>
      <w:r w:rsidR="00D030ED">
        <w:t xml:space="preserve">ng </w:t>
      </w:r>
      <w:r w:rsidR="00571319">
        <w:t xml:space="preserve">der Prognose </w:t>
      </w:r>
      <w:r w:rsidR="00D030ED">
        <w:t xml:space="preserve">zu gewährleisten. Außerdem wurde erläutert, dass </w:t>
      </w:r>
      <w:r w:rsidR="0061324C">
        <w:t>nicht die Vorhersage jeder einzelnen Bewegung bei einer Frequenz von 50 Hz von Interesse ist, sondern die Anhäufung bzw. Ansammlung von kinematischen Ereignissen [23]</w:t>
      </w:r>
      <w:r w:rsidR="00713C48">
        <w:t xml:space="preserve">. </w:t>
      </w:r>
      <w:r w:rsidR="00CA08AD">
        <w:t>Durch diesen Verarbeitungsschritt</w:t>
      </w:r>
      <w:r w:rsidR="00646189">
        <w:t xml:space="preserve"> </w:t>
      </w:r>
      <w:r w:rsidR="00345C0F">
        <w:t xml:space="preserve">kann es </w:t>
      </w:r>
      <w:r w:rsidR="00571319">
        <w:t xml:space="preserve">jedoch </w:t>
      </w:r>
      <w:r w:rsidR="00345C0F">
        <w:t>zu einem Informationsverlust kommen</w:t>
      </w:r>
      <w:r w:rsidR="00CA08AD">
        <w:t>, da Maxima und Minima geglättet werden.</w:t>
      </w:r>
      <w:r w:rsidR="00221B41">
        <w:t xml:space="preserve"> Der folgenden Abbildung </w:t>
      </w:r>
      <w:r w:rsidR="00BA64D9">
        <w:t xml:space="preserve">9.1 </w:t>
      </w:r>
      <w:r w:rsidR="00221B41">
        <w:t xml:space="preserve">sind die Positionsdaten in X Dimension (Vor-Zurück) in </w:t>
      </w:r>
      <w:r w:rsidR="00C43660">
        <w:t>50</w:t>
      </w:r>
      <w:r w:rsidR="00221B41">
        <w:t xml:space="preserve"> Hz und </w:t>
      </w:r>
      <w:r w:rsidR="00C43660">
        <w:t>1</w:t>
      </w:r>
      <w:r w:rsidR="00221B41">
        <w:t xml:space="preserve"> Hz zu entnehmen.</w:t>
      </w:r>
    </w:p>
    <w:p w14:paraId="3FFBB445" w14:textId="48A24BE7" w:rsidR="00221B41" w:rsidRDefault="00165BDF" w:rsidP="00513317">
      <w:pPr>
        <w:jc w:val="center"/>
      </w:pPr>
      <w:r>
        <w:rPr>
          <w:noProof/>
        </w:rPr>
        <w:drawing>
          <wp:inline distT="0" distB="0" distL="0" distR="0" wp14:anchorId="1546B1BD" wp14:editId="089436D9">
            <wp:extent cx="5579745" cy="2742565"/>
            <wp:effectExtent l="0" t="0" r="1905"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742565"/>
                    </a:xfrm>
                    <a:prstGeom prst="rect">
                      <a:avLst/>
                    </a:prstGeom>
                  </pic:spPr>
                </pic:pic>
              </a:graphicData>
            </a:graphic>
          </wp:inline>
        </w:drawing>
      </w:r>
    </w:p>
    <w:p w14:paraId="16C64CFE" w14:textId="26188D8B" w:rsidR="00BA64D9" w:rsidRDefault="00BA64D9" w:rsidP="00BA64D9">
      <w:pPr>
        <w:jc w:val="center"/>
        <w:rPr>
          <w:sz w:val="20"/>
          <w:szCs w:val="20"/>
        </w:rPr>
      </w:pPr>
      <w:r w:rsidRPr="00BA64D9">
        <w:rPr>
          <w:b/>
          <w:bCs/>
          <w:sz w:val="20"/>
          <w:szCs w:val="20"/>
        </w:rPr>
        <w:t>Abbildung 8-3</w:t>
      </w:r>
      <w:r w:rsidRPr="00BA64D9">
        <w:rPr>
          <w:sz w:val="20"/>
          <w:szCs w:val="20"/>
        </w:rPr>
        <w:t xml:space="preserve"> Automatisierung zur Implementierung der Prognosemodelle.</w:t>
      </w:r>
    </w:p>
    <w:p w14:paraId="2F21DF9A" w14:textId="6A7F2336" w:rsidR="005421A3" w:rsidRDefault="00331853" w:rsidP="00D224DA">
      <w:pPr>
        <w:spacing w:after="0"/>
        <w:rPr>
          <w:szCs w:val="24"/>
        </w:rPr>
      </w:pPr>
      <w:r>
        <w:rPr>
          <w:szCs w:val="24"/>
        </w:rPr>
        <w:t xml:space="preserve">Der Abbildung ist zunächst rein grafisch zu entnehmen, dass es keinen </w:t>
      </w:r>
      <w:r w:rsidR="005F3081">
        <w:rPr>
          <w:szCs w:val="24"/>
        </w:rPr>
        <w:t xml:space="preserve">signifikanten Unterschied zwischen diesen beiden Graphen gibt. </w:t>
      </w:r>
      <w:r w:rsidR="00421725">
        <w:rPr>
          <w:szCs w:val="24"/>
        </w:rPr>
        <w:t xml:space="preserve">Außerdem </w:t>
      </w:r>
      <w:r w:rsidR="0060136F">
        <w:rPr>
          <w:szCs w:val="24"/>
        </w:rPr>
        <w:t>beträgt</w:t>
      </w:r>
      <w:r w:rsidR="00421725">
        <w:rPr>
          <w:szCs w:val="24"/>
        </w:rPr>
        <w:t xml:space="preserve"> der RMSE Wert zwischen diesen b</w:t>
      </w:r>
      <w:r w:rsidR="00511294">
        <w:rPr>
          <w:szCs w:val="24"/>
        </w:rPr>
        <w:t xml:space="preserve">eiden </w:t>
      </w:r>
      <w:r w:rsidR="005421A3">
        <w:rPr>
          <w:szCs w:val="24"/>
        </w:rPr>
        <w:t xml:space="preserve">0.002 </w:t>
      </w:r>
      <w:r w:rsidR="00C01B3C">
        <w:rPr>
          <w:szCs w:val="24"/>
        </w:rPr>
        <w:t>m</w:t>
      </w:r>
      <w:r w:rsidR="005421A3">
        <w:rPr>
          <w:szCs w:val="24"/>
        </w:rPr>
        <w:t>.</w:t>
      </w:r>
    </w:p>
    <w:p w14:paraId="16FAC5B2" w14:textId="572A0CD3" w:rsidR="0072453F" w:rsidRPr="0072453F" w:rsidRDefault="00377534" w:rsidP="00D224DA">
      <w:pPr>
        <w:spacing w:after="0"/>
        <w:rPr>
          <w:szCs w:val="24"/>
        </w:rPr>
      </w:pPr>
      <w:r>
        <w:rPr>
          <w:szCs w:val="24"/>
        </w:rPr>
        <w:t>Die grafische Veranschaulichung und der RMSE Wert bestätigen</w:t>
      </w:r>
      <w:r w:rsidR="004338DE">
        <w:rPr>
          <w:szCs w:val="24"/>
        </w:rPr>
        <w:t xml:space="preserve"> die </w:t>
      </w:r>
      <w:r w:rsidR="00AD1F46">
        <w:rPr>
          <w:szCs w:val="24"/>
        </w:rPr>
        <w:t>Behauptung, dass e</w:t>
      </w:r>
      <w:r w:rsidR="004D7BF2">
        <w:rPr>
          <w:szCs w:val="24"/>
        </w:rPr>
        <w:t>s für die gegebene Fragestellung und den analysierten Datensatz keinen signifikanten Unterschied zwischen den beiden Auflösungen (1 Hz und 50 Hz) gibt.</w:t>
      </w:r>
      <w:r w:rsidR="00FF4D03">
        <w:rPr>
          <w:szCs w:val="24"/>
        </w:rPr>
        <w:t xml:space="preserve"> Ob diese Behauptung auch auf andere Datensätze zutrifft, </w:t>
      </w:r>
      <w:r w:rsidR="0027769A">
        <w:rPr>
          <w:szCs w:val="24"/>
        </w:rPr>
        <w:t xml:space="preserve">kann im Rahmen dieser Abschlussarbeit nicht </w:t>
      </w:r>
      <w:r w:rsidR="007E5505">
        <w:rPr>
          <w:szCs w:val="24"/>
        </w:rPr>
        <w:t xml:space="preserve">abschließend </w:t>
      </w:r>
      <w:r w:rsidR="0027769A">
        <w:rPr>
          <w:szCs w:val="24"/>
        </w:rPr>
        <w:t>beantwortet werden und sollte in anderen wissenschaftlichen Arbeiten näher erforscht werden.</w:t>
      </w:r>
    </w:p>
    <w:p w14:paraId="24F3B66A" w14:textId="386649BE" w:rsidR="005D2B12" w:rsidRDefault="005D2B12" w:rsidP="005D2B12">
      <w:pPr>
        <w:pStyle w:val="berschrift1"/>
        <w:rPr>
          <w:lang w:val="en-US"/>
        </w:rPr>
      </w:pPr>
      <w:bookmarkStart w:id="144" w:name="_Toc98853106"/>
      <w:r w:rsidRPr="00AF1B8C">
        <w:rPr>
          <w:lang w:val="en-US"/>
        </w:rPr>
        <w:lastRenderedPageBreak/>
        <w:t>Fazit</w:t>
      </w:r>
      <w:bookmarkEnd w:id="144"/>
    </w:p>
    <w:p w14:paraId="4727DCE2" w14:textId="7DC040D4" w:rsidR="008F71AF" w:rsidRDefault="008F71AF" w:rsidP="006B0DE2">
      <w:pPr>
        <w:spacing w:after="0"/>
      </w:pPr>
      <w:r w:rsidRPr="008F71AF">
        <w:t xml:space="preserve">Das </w:t>
      </w:r>
      <w:r w:rsidR="00C43EFC">
        <w:t xml:space="preserve">übergeordnete Ziel dieser Abschlussarbeit ist es die wissenschaftliche Fragestellung zu beantworten, wie genau die Turmschwingungskinematik, von Onshore-Windenergieanlagen, </w:t>
      </w:r>
      <w:r w:rsidR="00DA36FB">
        <w:t>für die nächsten Sekunden und Minuten vorhergesagt werden kann.</w:t>
      </w:r>
    </w:p>
    <w:p w14:paraId="538408D0" w14:textId="7ACB135C" w:rsidR="009B0EA9" w:rsidRDefault="009B0EA9" w:rsidP="006B0DE2">
      <w:pPr>
        <w:spacing w:after="0"/>
      </w:pPr>
      <w:r>
        <w:t xml:space="preserve">Dazu wurden im Kapitel 7 drei Prognosemodelle </w:t>
      </w:r>
      <w:r w:rsidR="00256646">
        <w:t>(ARIMA, SARIMA und Prophet) implementiert und die Genauigkeit der Prognose für verschiedene Zeiträume</w:t>
      </w:r>
      <w:r w:rsidR="007F6D69">
        <w:t xml:space="preserve">, mithilfe der RMSE Metrik, </w:t>
      </w:r>
      <w:r w:rsidR="00256646">
        <w:t xml:space="preserve">ausgewertet. </w:t>
      </w:r>
      <w:r w:rsidR="007F6D69">
        <w:t xml:space="preserve">Den Abbildungen 7-7 und 7-8 konnte entnommen werden, dass das Prophet Modell die besten Ergebnisse hervorbringt und das ARIMA und SARIMA Modell </w:t>
      </w:r>
      <w:r w:rsidR="003F635C">
        <w:t xml:space="preserve">fast identisch in der Prognosegenauigkeit sind. Da das SARIMA Modell, aufgrund der zusätzlichen saisonalen Parameter, deutlich mehr Rechenkapazität benötigt, </w:t>
      </w:r>
      <w:r w:rsidR="00945462">
        <w:t xml:space="preserve">kann festgehalten werden, dass das SARIMA Modell </w:t>
      </w:r>
      <w:r w:rsidR="00A17A80">
        <w:t>i</w:t>
      </w:r>
      <w:r w:rsidR="001864E5">
        <w:t>m Kontext der gegebenen Fragestellung ungeeignet ist.</w:t>
      </w:r>
    </w:p>
    <w:p w14:paraId="21BBB59D" w14:textId="229F73E7" w:rsidR="007C0CEA" w:rsidRDefault="007A1261" w:rsidP="006B0DE2">
      <w:pPr>
        <w:spacing w:after="0"/>
      </w:pPr>
      <w:r>
        <w:t xml:space="preserve">Im Kapitel 7.5 wurde </w:t>
      </w:r>
      <w:r w:rsidR="00995D94">
        <w:t xml:space="preserve">die </w:t>
      </w:r>
      <w:r w:rsidR="001C6243">
        <w:t>Problematik des Overfittings thematisiert und ein Optimierungsansatz implementiert</w:t>
      </w:r>
      <w:r w:rsidR="00141481">
        <w:t>. Durch die Tiefpassfilterung der Trainingsdaten, mit einer Grenzfrequenz von 0.6 Hz, ist es möglich die Prognoseergebnisse besonders für lange Zeiträume (</w:t>
      </w:r>
      <w:r w:rsidR="00403033">
        <w:t xml:space="preserve">ab 150 Sekunde) zu verbessern, da das Modell auf die zugrundeliegende Funktion der Positionsdaten trainiert wird </w:t>
      </w:r>
      <w:r w:rsidR="00B432BE">
        <w:t xml:space="preserve">und </w:t>
      </w:r>
      <w:r w:rsidR="006B0DE2">
        <w:t>das Rauschen</w:t>
      </w:r>
      <w:r w:rsidR="00B432BE">
        <w:t xml:space="preserve"> der Daten minimiert wird.</w:t>
      </w:r>
      <w:r w:rsidR="009B3728">
        <w:t xml:space="preserve"> Die Wahl der Grenzfrequenz wurde im Kapitel </w:t>
      </w:r>
      <w:r w:rsidR="00674091">
        <w:t>9.1 diskutiert und aufgezeigt, dass die Wahl dieses Schwellwerts und der Einfluss auf die Prognosemodellgenauigkeit weitergehend erforscht werden sollte.</w:t>
      </w:r>
      <w:r w:rsidR="00362FB3">
        <w:t xml:space="preserve"> Diese Ergebnisse basieren auf der Annahme, dass es sich bei den Umwelteinflüssen, wie z.B. der Windgeschwindigkeit um s</w:t>
      </w:r>
      <w:r w:rsidR="005B47A7">
        <w:t>t</w:t>
      </w:r>
      <w:r w:rsidR="00362FB3">
        <w:t>ochastische Prozesse handelt</w:t>
      </w:r>
      <w:r w:rsidR="005B47A7">
        <w:t>, da in diesem Kontext keine Daten vorliegen.</w:t>
      </w:r>
    </w:p>
    <w:p w14:paraId="412673E7" w14:textId="0F63555C" w:rsidR="00674091" w:rsidRDefault="00454B1B" w:rsidP="002C328C">
      <w:r>
        <w:t xml:space="preserve">Das Kapitel 8 thematisiert dann die Implementierung der Datenpipeline zur Vorverarbeitung </w:t>
      </w:r>
      <w:r w:rsidR="002D022D">
        <w:t>eines kontinuierlichen Rohdatenstroms</w:t>
      </w:r>
      <w:r>
        <w:t xml:space="preserve"> und die Implementierung der Prognosemodelle in Contact Elements for IoT. Durch das Verwenden des Aut</w:t>
      </w:r>
      <w:r w:rsidR="009E4301">
        <w:t>o</w:t>
      </w:r>
      <w:r>
        <w:t xml:space="preserve">matisierungstools ist es möglich </w:t>
      </w:r>
      <w:r w:rsidR="00C5547A">
        <w:t>diese Komponenten auf unterschiedliche Fragestellungen zu adaptieren und wiederzuverwenden. Außerdem stehen die im Rahmen dieser Ab</w:t>
      </w:r>
      <w:r w:rsidR="007C0CEA">
        <w:t>s</w:t>
      </w:r>
      <w:r w:rsidR="00C5547A">
        <w:t>chlussarbeit entwickelten Skripte auf GitHub unter einer MIT Lizenz frei zur Verfügung.</w:t>
      </w:r>
    </w:p>
    <w:p w14:paraId="3B6B25D5" w14:textId="18CCBC72" w:rsidR="005D2B12" w:rsidRPr="002C328C" w:rsidRDefault="002C328C" w:rsidP="002C328C">
      <w:pPr>
        <w:spacing w:after="0"/>
        <w:jc w:val="center"/>
        <w:rPr>
          <w:b/>
          <w:bCs/>
        </w:rPr>
      </w:pPr>
      <w:r w:rsidRPr="002C328C">
        <w:rPr>
          <w:b/>
          <w:bCs/>
        </w:rPr>
        <w:t>https://github.com/WindIO-Bachelorthesis/Shortterm_Forecast</w:t>
      </w:r>
      <w:bookmarkEnd w:id="10"/>
    </w:p>
    <w:p w14:paraId="5B1CB44E" w14:textId="7290E341" w:rsidR="005D2B12" w:rsidRPr="00951A46" w:rsidRDefault="005D2B12" w:rsidP="0089263C">
      <w:pPr>
        <w:sectPr w:rsidR="005D2B12" w:rsidRPr="00951A46" w:rsidSect="00C23769">
          <w:headerReference w:type="default" r:id="rId51"/>
          <w:pgSz w:w="11906" w:h="16838"/>
          <w:pgMar w:top="1418" w:right="1701" w:bottom="1134" w:left="1418" w:header="709" w:footer="709" w:gutter="0"/>
          <w:pgNumType w:start="1"/>
          <w:cols w:space="708"/>
          <w:docGrid w:linePitch="360"/>
        </w:sectPr>
      </w:pPr>
    </w:p>
    <w:bookmarkStart w:id="146" w:name="_Toc98853107" w:displacedByCustomXml="next"/>
    <w:sdt>
      <w:sdtPr>
        <w:rPr>
          <w:rFonts w:eastAsia="Calibri"/>
          <w:b w:val="0"/>
          <w:bCs w:val="0"/>
          <w:sz w:val="24"/>
          <w:szCs w:val="22"/>
        </w:rPr>
        <w:id w:val="227801363"/>
        <w:docPartObj>
          <w:docPartGallery w:val="Bibliographies"/>
          <w:docPartUnique/>
        </w:docPartObj>
      </w:sdtPr>
      <w:sdtEndPr/>
      <w:sdtContent>
        <w:p w14:paraId="773E0DDE" w14:textId="007BBE2B" w:rsidR="00635FF9" w:rsidRDefault="00635FF9" w:rsidP="00635FF9">
          <w:pPr>
            <w:pStyle w:val="berschrift1"/>
          </w:pPr>
          <w:r>
            <w:t>Literatur</w:t>
          </w:r>
          <w:bookmarkEnd w:id="146"/>
        </w:p>
        <w:p w14:paraId="7654E372" w14:textId="3BA49D70" w:rsidR="0041602F" w:rsidRPr="005A4B7F" w:rsidRDefault="0041602F" w:rsidP="00351B53">
          <w:pPr>
            <w:pStyle w:val="CitaviLiteraturverzeichnis"/>
            <w:spacing w:after="24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1</w:t>
          </w:r>
          <w:r w:rsidRPr="005A4B7F">
            <w:rPr>
              <w:rFonts w:ascii="Arial" w:eastAsia="Times New Roman" w:hAnsi="Arial" w:cs="Arial"/>
              <w:sz w:val="24"/>
              <w:szCs w:val="24"/>
            </w:rPr>
            <w:t>]</w:t>
          </w:r>
          <w:r w:rsidRPr="005A4B7F">
            <w:rPr>
              <w:rFonts w:ascii="Arial" w:eastAsia="Times New Roman" w:hAnsi="Arial" w:cs="Arial"/>
              <w:sz w:val="24"/>
              <w:szCs w:val="24"/>
            </w:rPr>
            <w:tab/>
            <w:t>A. Sander</w:t>
          </w:r>
          <w:r w:rsidRPr="005A4B7F">
            <w:rPr>
              <w:rFonts w:ascii="Arial" w:eastAsia="Times New Roman" w:hAnsi="Arial" w:cs="Arial"/>
              <w:i/>
              <w:sz w:val="24"/>
              <w:szCs w:val="24"/>
            </w:rPr>
            <w:t xml:space="preserve"> et al., </w:t>
          </w:r>
          <w:r w:rsidRPr="005A4B7F">
            <w:rPr>
              <w:rFonts w:ascii="Arial" w:eastAsia="Times New Roman" w:hAnsi="Arial" w:cs="Arial"/>
              <w:sz w:val="24"/>
              <w:szCs w:val="24"/>
            </w:rPr>
            <w:t xml:space="preserve">„Relative Motion During Single Blade Installation: Measurements From the North Sea“ in </w:t>
          </w:r>
          <w:r w:rsidRPr="005A4B7F">
            <w:rPr>
              <w:rFonts w:ascii="Arial" w:eastAsia="Times New Roman" w:hAnsi="Arial" w:cs="Arial"/>
              <w:i/>
              <w:sz w:val="24"/>
              <w:szCs w:val="24"/>
            </w:rPr>
            <w:t>ASME 2020 39th International Conference on Ocean, Offshore and Arctic Engineering</w:t>
          </w:r>
          <w:r w:rsidRPr="005A4B7F">
            <w:rPr>
              <w:rFonts w:ascii="Arial" w:eastAsia="Times New Roman" w:hAnsi="Arial" w:cs="Arial"/>
              <w:sz w:val="24"/>
              <w:szCs w:val="24"/>
            </w:rPr>
            <w:t>, Virtual, Online, 2020.</w:t>
          </w:r>
        </w:p>
        <w:p w14:paraId="412F839C" w14:textId="1DCAA082" w:rsidR="0041602F" w:rsidRPr="00832669" w:rsidRDefault="0041602F" w:rsidP="00351B53">
          <w:pPr>
            <w:pStyle w:val="CitaviLiteraturverzeichnis"/>
            <w:spacing w:after="24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2</w:t>
          </w:r>
          <w:r w:rsidRPr="005A4B7F">
            <w:rPr>
              <w:rFonts w:ascii="Arial" w:eastAsia="Times New Roman" w:hAnsi="Arial" w:cs="Arial"/>
              <w:sz w:val="24"/>
              <w:szCs w:val="24"/>
            </w:rPr>
            <w:t>]</w:t>
          </w:r>
          <w:r w:rsidRPr="005A4B7F">
            <w:rPr>
              <w:rFonts w:ascii="Arial" w:eastAsia="Times New Roman" w:hAnsi="Arial" w:cs="Arial"/>
              <w:sz w:val="24"/>
              <w:szCs w:val="24"/>
            </w:rPr>
            <w:tab/>
            <w:t xml:space="preserve">A. Sander, C. Meinhardt und K.-D. Thoben, „MONITORING OF OFFSHORE WIND TURBINES UNDER WAVE AND WIND LOADING DURING INSTALLATION“ in </w:t>
          </w:r>
          <w:r w:rsidRPr="005A4B7F">
            <w:rPr>
              <w:rFonts w:ascii="Arial" w:eastAsia="Times New Roman" w:hAnsi="Arial" w:cs="Arial"/>
              <w:i/>
              <w:sz w:val="24"/>
              <w:szCs w:val="24"/>
            </w:rPr>
            <w:t>XI International Conference on Structural Dynamics</w:t>
          </w:r>
          <w:r w:rsidRPr="005A4B7F">
            <w:rPr>
              <w:rFonts w:ascii="Arial" w:eastAsia="Times New Roman" w:hAnsi="Arial" w:cs="Arial"/>
              <w:sz w:val="24"/>
              <w:szCs w:val="24"/>
            </w:rPr>
            <w:t>, Athens, Greece, 2020, S. 2189–2205, doi: 10.47964/1120.9178.197</w:t>
          </w:r>
          <w:r w:rsidRPr="00832669">
            <w:rPr>
              <w:rFonts w:ascii="Arial" w:eastAsia="Times New Roman" w:hAnsi="Arial" w:cs="Arial"/>
              <w:sz w:val="24"/>
              <w:szCs w:val="24"/>
            </w:rPr>
            <w:t>31.</w:t>
          </w:r>
        </w:p>
        <w:p w14:paraId="56A8F838" w14:textId="20009882" w:rsidR="0041602F" w:rsidRPr="00832669" w:rsidRDefault="0041602F" w:rsidP="00351B53">
          <w:pPr>
            <w:pStyle w:val="CitaviLiteraturverzeichnis"/>
            <w:spacing w:after="240" w:line="360" w:lineRule="auto"/>
            <w:rPr>
              <w:rFonts w:ascii="Arial" w:eastAsia="Times New Roman" w:hAnsi="Arial" w:cs="Arial"/>
              <w:sz w:val="24"/>
              <w:szCs w:val="24"/>
            </w:rPr>
          </w:pPr>
          <w:r w:rsidRPr="00832669">
            <w:rPr>
              <w:rFonts w:ascii="Arial" w:eastAsia="Times New Roman" w:hAnsi="Arial" w:cs="Arial"/>
              <w:sz w:val="24"/>
              <w:szCs w:val="24"/>
            </w:rPr>
            <w:t>[3]</w:t>
          </w:r>
          <w:r w:rsidRPr="00832669">
            <w:rPr>
              <w:rFonts w:ascii="Arial" w:eastAsia="Times New Roman" w:hAnsi="Arial" w:cs="Arial"/>
              <w:sz w:val="24"/>
              <w:szCs w:val="24"/>
            </w:rPr>
            <w:tab/>
            <w:t xml:space="preserve">C. Sun und V. Jahangiri, „Fatigue damage mitigation of offshore wind turbines under real wind and wave conditions“, </w:t>
          </w:r>
          <w:r w:rsidRPr="00832669">
            <w:rPr>
              <w:rFonts w:ascii="Arial" w:eastAsia="Times New Roman" w:hAnsi="Arial" w:cs="Arial"/>
              <w:i/>
              <w:sz w:val="24"/>
              <w:szCs w:val="24"/>
            </w:rPr>
            <w:t>Engineering Structures</w:t>
          </w:r>
          <w:r w:rsidRPr="00832669">
            <w:rPr>
              <w:rFonts w:ascii="Arial" w:eastAsia="Times New Roman" w:hAnsi="Arial" w:cs="Arial"/>
              <w:sz w:val="24"/>
              <w:szCs w:val="24"/>
            </w:rPr>
            <w:t>, Jg. 178, S. 472–483, 2019, doi: 10.1016/j.engstruct.2018.10.053.</w:t>
          </w:r>
        </w:p>
        <w:p w14:paraId="51E7886B" w14:textId="14971DE7" w:rsidR="00EA3913" w:rsidRPr="00832669" w:rsidRDefault="00EA3913" w:rsidP="00351B53">
          <w:pPr>
            <w:spacing w:after="240"/>
            <w:ind w:left="510" w:hanging="510"/>
            <w:rPr>
              <w:rFonts w:eastAsia="Times New Roman" w:cs="Arial"/>
              <w:szCs w:val="24"/>
              <w:lang w:val="en-US" w:eastAsia="de-DE"/>
            </w:rPr>
          </w:pPr>
          <w:r w:rsidRPr="00832669">
            <w:rPr>
              <w:rFonts w:eastAsia="Times New Roman" w:cs="Arial"/>
              <w:szCs w:val="24"/>
              <w:lang w:val="en-US" w:eastAsia="de-DE"/>
            </w:rPr>
            <w:t>[4]</w:t>
          </w:r>
          <w:r w:rsidRPr="00832669">
            <w:rPr>
              <w:rFonts w:eastAsia="Times New Roman" w:cs="Arial"/>
              <w:szCs w:val="24"/>
              <w:lang w:val="en-US" w:eastAsia="de-DE"/>
            </w:rPr>
            <w:tab/>
            <w:t>International Renewable Energy Agency, „Renewable power generation costs in 2019“.</w:t>
          </w:r>
        </w:p>
        <w:p w14:paraId="7C879278" w14:textId="4AE563B4" w:rsidR="00EA3913" w:rsidRPr="00832669" w:rsidRDefault="00EA3913" w:rsidP="00351B53">
          <w:pPr>
            <w:pStyle w:val="CitaviLiteraturverzeichnis"/>
            <w:spacing w:after="240" w:line="360" w:lineRule="auto"/>
            <w:rPr>
              <w:rFonts w:ascii="Arial" w:eastAsia="Times New Roman" w:hAnsi="Arial" w:cs="Arial"/>
              <w:sz w:val="24"/>
              <w:szCs w:val="24"/>
            </w:rPr>
          </w:pPr>
          <w:r w:rsidRPr="00832669">
            <w:rPr>
              <w:rFonts w:ascii="Arial" w:eastAsia="Times New Roman" w:hAnsi="Arial" w:cs="Arial"/>
              <w:sz w:val="24"/>
              <w:szCs w:val="24"/>
            </w:rPr>
            <w:t>[5]</w:t>
          </w:r>
          <w:r w:rsidRPr="00832669">
            <w:rPr>
              <w:rFonts w:ascii="Arial" w:eastAsia="Times New Roman" w:hAnsi="Arial" w:cs="Arial"/>
              <w:sz w:val="24"/>
              <w:szCs w:val="24"/>
            </w:rPr>
            <w:tab/>
            <w:t>A. Sander, B. Holman und A. Haselsteiner, „Could mass eccentricity explain the formation of orbits in wind turbines?“, 25. Okt. 2021. [Online]. Verfügbar unter: http://arxiv.org/pdf/2110.12802v1.</w:t>
          </w:r>
        </w:p>
        <w:p w14:paraId="5C144172" w14:textId="2459236F" w:rsidR="0024214F" w:rsidRDefault="0024214F" w:rsidP="00351B53">
          <w:pPr>
            <w:pStyle w:val="CitaviLiteraturverzeichnis"/>
            <w:spacing w:after="240" w:line="360" w:lineRule="auto"/>
            <w:rPr>
              <w:rFonts w:ascii="Arial" w:eastAsia="Times New Roman" w:hAnsi="Arial" w:cs="Arial"/>
              <w:sz w:val="24"/>
              <w:szCs w:val="24"/>
            </w:rPr>
          </w:pPr>
          <w:r w:rsidRPr="00832669">
            <w:rPr>
              <w:rFonts w:ascii="Arial" w:eastAsia="Times New Roman" w:hAnsi="Arial" w:cs="Arial"/>
              <w:sz w:val="24"/>
              <w:szCs w:val="24"/>
            </w:rPr>
            <w:t>[6]</w:t>
          </w:r>
          <w:r w:rsidRPr="00832669">
            <w:rPr>
              <w:rFonts w:ascii="Arial" w:eastAsia="Times New Roman" w:hAnsi="Arial" w:cs="Arial"/>
              <w:sz w:val="24"/>
              <w:szCs w:val="24"/>
            </w:rPr>
            <w:tab/>
            <w:t xml:space="preserve">A. S. Verma, Z. Jiang, Z. Ren, Z. Gao und N. P. Vedvik, „Response-Based Assessment of Operational Limits for Mating Blades on Monopile-Type Offshore Wind Turbines“, </w:t>
          </w:r>
          <w:r w:rsidRPr="00832669">
            <w:rPr>
              <w:rFonts w:ascii="Arial" w:eastAsia="Times New Roman" w:hAnsi="Arial" w:cs="Arial"/>
              <w:i/>
              <w:sz w:val="24"/>
              <w:szCs w:val="24"/>
            </w:rPr>
            <w:t>Energies</w:t>
          </w:r>
          <w:r w:rsidRPr="00832669">
            <w:rPr>
              <w:rFonts w:ascii="Arial" w:eastAsia="Times New Roman" w:hAnsi="Arial" w:cs="Arial"/>
              <w:sz w:val="24"/>
              <w:szCs w:val="24"/>
            </w:rPr>
            <w:t>, Jg. 12, Nr. 10, S. 1867, 2019, doi: 10.3390/en12101867.</w:t>
          </w:r>
        </w:p>
        <w:p w14:paraId="32BE7749" w14:textId="4607F126" w:rsidR="00016432" w:rsidRPr="00FE1829" w:rsidRDefault="00016432" w:rsidP="00016432">
          <w:pPr>
            <w:pStyle w:val="CitaviLiteraturverzeichnis"/>
            <w:spacing w:after="240" w:line="360" w:lineRule="auto"/>
            <w:rPr>
              <w:rFonts w:ascii="Arial" w:eastAsia="Times New Roman" w:hAnsi="Arial" w:cs="Arial"/>
              <w:sz w:val="24"/>
              <w:szCs w:val="24"/>
            </w:rPr>
          </w:pPr>
          <w:r w:rsidRPr="00FE1829">
            <w:rPr>
              <w:rFonts w:ascii="Arial" w:eastAsia="Times New Roman" w:hAnsi="Arial" w:cs="Arial"/>
              <w:sz w:val="24"/>
              <w:szCs w:val="24"/>
            </w:rPr>
            <w:t>[</w:t>
          </w:r>
          <w:r>
            <w:rPr>
              <w:rFonts w:ascii="Arial" w:eastAsia="Times New Roman" w:hAnsi="Arial" w:cs="Arial"/>
              <w:sz w:val="24"/>
              <w:szCs w:val="24"/>
            </w:rPr>
            <w:t>7</w:t>
          </w:r>
          <w:r w:rsidRPr="00FE1829">
            <w:rPr>
              <w:rFonts w:ascii="Arial" w:eastAsia="Times New Roman" w:hAnsi="Arial" w:cs="Arial"/>
              <w:sz w:val="24"/>
              <w:szCs w:val="24"/>
            </w:rPr>
            <w:t>]</w:t>
          </w:r>
          <w:r w:rsidRPr="00FE1829">
            <w:rPr>
              <w:rFonts w:ascii="Arial" w:eastAsia="Times New Roman" w:hAnsi="Arial" w:cs="Arial"/>
              <w:sz w:val="24"/>
              <w:szCs w:val="24"/>
            </w:rPr>
            <w:tab/>
            <w:t xml:space="preserve">S. Siami-Namini, N. Tavakoli und A. Siami Namin, „A Comparison of ARIMA and LSTM in Forecasting Time Series“ in </w:t>
          </w:r>
          <w:r w:rsidRPr="00FE1829">
            <w:rPr>
              <w:rFonts w:ascii="Arial" w:eastAsia="Times New Roman" w:hAnsi="Arial" w:cs="Arial"/>
              <w:i/>
              <w:sz w:val="24"/>
              <w:szCs w:val="24"/>
            </w:rPr>
            <w:t>2018 17th IEEE International Conference on Machine Learning and Applications (ICMLA)</w:t>
          </w:r>
          <w:r w:rsidRPr="00FE1829">
            <w:rPr>
              <w:rFonts w:ascii="Arial" w:eastAsia="Times New Roman" w:hAnsi="Arial" w:cs="Arial"/>
              <w:sz w:val="24"/>
              <w:szCs w:val="24"/>
            </w:rPr>
            <w:t>, Orlando, FL, 2018, S. 1394–1401, doi: 10.1109/ICMLA.2018.00227.</w:t>
          </w:r>
        </w:p>
        <w:p w14:paraId="2D322290" w14:textId="1D1E5D13" w:rsidR="00C577A8" w:rsidRDefault="00C577A8" w:rsidP="00C577A8">
          <w:pPr>
            <w:pStyle w:val="CitaviLiteraturverzeichnis"/>
            <w:spacing w:after="240" w:line="360" w:lineRule="auto"/>
            <w:rPr>
              <w:rFonts w:ascii="Arial" w:eastAsia="Times New Roman" w:hAnsi="Arial" w:cs="Arial"/>
              <w:sz w:val="24"/>
              <w:szCs w:val="24"/>
            </w:rPr>
          </w:pPr>
          <w:r w:rsidRPr="00FE1829">
            <w:rPr>
              <w:rFonts w:ascii="Arial" w:eastAsia="Times New Roman" w:hAnsi="Arial" w:cs="Arial"/>
              <w:sz w:val="24"/>
              <w:szCs w:val="24"/>
            </w:rPr>
            <w:t>[</w:t>
          </w:r>
          <w:r>
            <w:rPr>
              <w:rFonts w:ascii="Arial" w:eastAsia="Times New Roman" w:hAnsi="Arial" w:cs="Arial"/>
              <w:sz w:val="24"/>
              <w:szCs w:val="24"/>
            </w:rPr>
            <w:t>8</w:t>
          </w:r>
          <w:r w:rsidRPr="00FE1829">
            <w:rPr>
              <w:rFonts w:ascii="Arial" w:eastAsia="Times New Roman" w:hAnsi="Arial" w:cs="Arial"/>
              <w:sz w:val="24"/>
              <w:szCs w:val="24"/>
            </w:rPr>
            <w:t>]</w:t>
          </w:r>
          <w:r w:rsidRPr="00FE1829">
            <w:rPr>
              <w:rFonts w:ascii="Arial" w:eastAsia="Times New Roman" w:hAnsi="Arial" w:cs="Arial"/>
              <w:sz w:val="24"/>
              <w:szCs w:val="24"/>
            </w:rPr>
            <w:tab/>
            <w:t xml:space="preserve">G. Zhang, „Time series forecasting using a hybrid ARIMA and neural network model“, </w:t>
          </w:r>
          <w:r w:rsidRPr="00FE1829">
            <w:rPr>
              <w:rFonts w:ascii="Arial" w:eastAsia="Times New Roman" w:hAnsi="Arial" w:cs="Arial"/>
              <w:i/>
              <w:sz w:val="24"/>
              <w:szCs w:val="24"/>
            </w:rPr>
            <w:t>Neurocomputing</w:t>
          </w:r>
          <w:r w:rsidRPr="00FE1829">
            <w:rPr>
              <w:rFonts w:ascii="Arial" w:eastAsia="Times New Roman" w:hAnsi="Arial" w:cs="Arial"/>
              <w:sz w:val="24"/>
              <w:szCs w:val="24"/>
            </w:rPr>
            <w:t>, Jg. 50, S. 159–175, 2003, doi: 10.1016/S0925-2312(01)00702-0.</w:t>
          </w:r>
        </w:p>
        <w:p w14:paraId="1EAD3E2A" w14:textId="1147DA6C" w:rsidR="00C577A8" w:rsidRPr="00832669" w:rsidRDefault="00C577A8" w:rsidP="00C577A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ind w:left="510" w:hanging="510"/>
            <w:jc w:val="left"/>
            <w:rPr>
              <w:rFonts w:eastAsia="Times New Roman" w:cs="Arial"/>
              <w:szCs w:val="24"/>
              <w:lang w:val="en-US" w:eastAsia="de-DE"/>
            </w:rPr>
          </w:pPr>
          <w:r w:rsidRPr="00832669">
            <w:rPr>
              <w:rFonts w:eastAsia="Times New Roman" w:cs="Arial"/>
              <w:szCs w:val="24"/>
              <w:lang w:val="en-US" w:eastAsia="de-DE"/>
            </w:rPr>
            <w:lastRenderedPageBreak/>
            <w:t>[</w:t>
          </w:r>
          <w:r>
            <w:rPr>
              <w:rFonts w:eastAsia="Times New Roman" w:cs="Arial"/>
              <w:szCs w:val="24"/>
              <w:lang w:val="en-US" w:eastAsia="de-DE"/>
            </w:rPr>
            <w:t>9</w:t>
          </w:r>
          <w:r w:rsidRPr="00832669">
            <w:rPr>
              <w:rFonts w:eastAsia="Times New Roman" w:cs="Arial"/>
              <w:szCs w:val="24"/>
              <w:lang w:val="en-US" w:eastAsia="de-DE"/>
            </w:rPr>
            <w:t>]</w:t>
          </w:r>
          <w:r w:rsidRPr="00832669">
            <w:rPr>
              <w:rFonts w:eastAsia="Times New Roman" w:cs="Arial"/>
              <w:szCs w:val="24"/>
              <w:lang w:val="en-US" w:eastAsia="de-DE"/>
            </w:rPr>
            <w:tab/>
            <w:t xml:space="preserve">M. Daraghmeh, A. Agarwal, R. Manzano und M. Zaman, „Time Series Forecasting using Facebook Prophet for Cloud Resource Management“ in </w:t>
          </w:r>
          <w:r w:rsidRPr="00832669">
            <w:rPr>
              <w:rFonts w:eastAsia="Times New Roman" w:cs="Arial"/>
              <w:i/>
              <w:szCs w:val="24"/>
              <w:lang w:val="en-US" w:eastAsia="de-DE"/>
            </w:rPr>
            <w:t>2021 IEEE International Conference on Communications Workshops (ICC Workshops)</w:t>
          </w:r>
          <w:r w:rsidRPr="00832669">
            <w:rPr>
              <w:rFonts w:eastAsia="Times New Roman" w:cs="Arial"/>
              <w:szCs w:val="24"/>
              <w:lang w:val="en-US" w:eastAsia="de-DE"/>
            </w:rPr>
            <w:t>, Montreal, QC, Canada, 2021, S. 1–6, doi: 10.1109/ICCWorkshops50388.2021.9473607.</w:t>
          </w:r>
        </w:p>
        <w:p w14:paraId="18CA3418" w14:textId="28074DAA" w:rsidR="00C577A8" w:rsidRPr="00FE1829" w:rsidRDefault="00C577A8" w:rsidP="00C577A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510" w:hanging="510"/>
            <w:jc w:val="left"/>
            <w:rPr>
              <w:rFonts w:eastAsia="Times New Roman" w:cs="Arial"/>
              <w:szCs w:val="24"/>
              <w:lang w:val="en-US" w:eastAsia="de-DE"/>
            </w:rPr>
          </w:pPr>
          <w:r w:rsidRPr="00832669">
            <w:rPr>
              <w:rFonts w:eastAsia="Times New Roman" w:cs="Arial"/>
              <w:szCs w:val="24"/>
              <w:lang w:val="en-US" w:eastAsia="de-DE"/>
            </w:rPr>
            <w:t>[</w:t>
          </w:r>
          <w:r w:rsidR="009F538A">
            <w:rPr>
              <w:rFonts w:eastAsia="Times New Roman" w:cs="Arial"/>
              <w:szCs w:val="24"/>
              <w:lang w:val="en-US" w:eastAsia="de-DE"/>
            </w:rPr>
            <w:t>10</w:t>
          </w:r>
          <w:r w:rsidRPr="00832669">
            <w:rPr>
              <w:rFonts w:eastAsia="Times New Roman" w:cs="Arial"/>
              <w:szCs w:val="24"/>
              <w:lang w:val="en-US" w:eastAsia="de-DE"/>
            </w:rPr>
            <w:t>]</w:t>
          </w:r>
          <w:r w:rsidRPr="00832669">
            <w:rPr>
              <w:rFonts w:eastAsia="Times New Roman" w:cs="Arial"/>
              <w:szCs w:val="24"/>
              <w:lang w:val="en-US" w:eastAsia="de-DE"/>
            </w:rPr>
            <w:tab/>
            <w:t xml:space="preserve">S. Liu, Y. Jiao, Q. Sun und J. Jiang, „Estimation of Sea Level Change in the South China Sea from Satellite Altimetry Data“, </w:t>
          </w:r>
          <w:r w:rsidRPr="00832669">
            <w:rPr>
              <w:rFonts w:eastAsia="Times New Roman" w:cs="Arial"/>
              <w:i/>
              <w:szCs w:val="24"/>
              <w:lang w:val="en-US" w:eastAsia="de-DE"/>
            </w:rPr>
            <w:t>Scientific Programming</w:t>
          </w:r>
          <w:r w:rsidRPr="00832669">
            <w:rPr>
              <w:rFonts w:eastAsia="Times New Roman" w:cs="Arial"/>
              <w:szCs w:val="24"/>
              <w:lang w:val="en-US" w:eastAsia="de-DE"/>
            </w:rPr>
            <w:t xml:space="preserve">, Jg. </w:t>
          </w:r>
          <w:r w:rsidRPr="00FE1829">
            <w:rPr>
              <w:rFonts w:eastAsia="Times New Roman" w:cs="Arial"/>
              <w:szCs w:val="24"/>
              <w:lang w:val="en-US" w:eastAsia="de-DE"/>
            </w:rPr>
            <w:t>2021, S. 1–7, 2021, doi: 10.1155/2021/6618135.</w:t>
          </w:r>
        </w:p>
        <w:p w14:paraId="48B11A43" w14:textId="581512F7" w:rsidR="009F538A" w:rsidRPr="00FE1829" w:rsidRDefault="009F538A" w:rsidP="009F538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510" w:hanging="510"/>
            <w:jc w:val="left"/>
            <w:rPr>
              <w:rFonts w:eastAsia="Times New Roman" w:cs="Arial"/>
              <w:szCs w:val="24"/>
              <w:lang w:val="en-US" w:eastAsia="de-DE"/>
            </w:rPr>
          </w:pPr>
          <w:r w:rsidRPr="00FE1829">
            <w:rPr>
              <w:rFonts w:eastAsia="Times New Roman" w:cs="Arial"/>
              <w:szCs w:val="24"/>
              <w:lang w:val="en-US" w:eastAsia="de-DE"/>
            </w:rPr>
            <w:t>[</w:t>
          </w:r>
          <w:r>
            <w:rPr>
              <w:rFonts w:eastAsia="Times New Roman" w:cs="Arial"/>
              <w:szCs w:val="24"/>
              <w:lang w:val="en-US" w:eastAsia="de-DE"/>
            </w:rPr>
            <w:t>1</w:t>
          </w:r>
          <w:r w:rsidRPr="00FE1829">
            <w:rPr>
              <w:rFonts w:eastAsia="Times New Roman" w:cs="Arial"/>
              <w:szCs w:val="24"/>
              <w:lang w:val="en-US" w:eastAsia="de-DE"/>
            </w:rPr>
            <w:t>1]</w:t>
          </w:r>
          <w:r w:rsidRPr="00FE1829">
            <w:rPr>
              <w:rFonts w:eastAsia="Times New Roman" w:cs="Arial"/>
              <w:szCs w:val="24"/>
              <w:lang w:val="en-US" w:eastAsia="de-DE"/>
            </w:rPr>
            <w:tab/>
            <w:t xml:space="preserve">S. J. Taylor und B. Letham, </w:t>
          </w:r>
          <w:r w:rsidRPr="00FE1829">
            <w:rPr>
              <w:rFonts w:eastAsia="Times New Roman" w:cs="Arial"/>
              <w:i/>
              <w:szCs w:val="24"/>
              <w:lang w:val="en-US" w:eastAsia="de-DE"/>
            </w:rPr>
            <w:t>Forecasting at scale</w:t>
          </w:r>
          <w:r w:rsidRPr="00FE1829">
            <w:rPr>
              <w:rFonts w:eastAsia="Times New Roman" w:cs="Arial"/>
              <w:szCs w:val="24"/>
              <w:lang w:val="en-US" w:eastAsia="de-DE"/>
            </w:rPr>
            <w:t>, 2017.</w:t>
          </w:r>
        </w:p>
        <w:p w14:paraId="7B77FA13" w14:textId="6DDB6E25" w:rsidR="00016432" w:rsidRPr="009F538A" w:rsidRDefault="009F538A" w:rsidP="009F538A">
          <w:pPr>
            <w:ind w:left="510" w:hanging="510"/>
            <w:jc w:val="left"/>
            <w:rPr>
              <w:rFonts w:eastAsia="Times New Roman" w:cs="Arial"/>
              <w:szCs w:val="24"/>
              <w:lang w:val="en-US" w:eastAsia="de-DE"/>
            </w:rPr>
          </w:pPr>
          <w:r w:rsidRPr="00FE1829">
            <w:rPr>
              <w:rFonts w:eastAsia="Times New Roman" w:cs="Arial"/>
              <w:szCs w:val="24"/>
              <w:lang w:val="en-US" w:eastAsia="de-DE"/>
            </w:rPr>
            <w:t>[</w:t>
          </w:r>
          <w:r>
            <w:rPr>
              <w:rFonts w:eastAsia="Times New Roman" w:cs="Arial"/>
              <w:szCs w:val="24"/>
              <w:lang w:val="en-US" w:eastAsia="de-DE"/>
            </w:rPr>
            <w:t>12</w:t>
          </w:r>
          <w:r w:rsidRPr="00FE1829">
            <w:rPr>
              <w:rFonts w:eastAsia="Times New Roman" w:cs="Arial"/>
              <w:szCs w:val="24"/>
              <w:lang w:val="en-US" w:eastAsia="de-DE"/>
            </w:rPr>
            <w:t>]</w:t>
          </w:r>
          <w:r w:rsidRPr="00FE1829">
            <w:rPr>
              <w:rFonts w:eastAsia="Times New Roman" w:cs="Arial"/>
              <w:szCs w:val="24"/>
              <w:lang w:val="en-US" w:eastAsia="de-DE"/>
            </w:rPr>
            <w:tab/>
            <w:t xml:space="preserve">T. Toharudin, R. S. Pontoh, R. E. Caraka, S. Zahroh, Y. Lee und R. C. Chen, „Employing long short-term memory and Facebook prophet model in air temperature forecasting“, </w:t>
          </w:r>
          <w:r w:rsidRPr="00FE1829">
            <w:rPr>
              <w:rFonts w:eastAsia="Times New Roman" w:cs="Arial"/>
              <w:i/>
              <w:szCs w:val="24"/>
              <w:lang w:val="en-US" w:eastAsia="de-DE"/>
            </w:rPr>
            <w:t xml:space="preserve">Communications in Statistics - Simulation and </w:t>
          </w:r>
          <w:r w:rsidRPr="00D770F0">
            <w:rPr>
              <w:rFonts w:eastAsia="Times New Roman" w:cs="Arial"/>
              <w:i/>
              <w:szCs w:val="24"/>
              <w:lang w:val="en-US" w:eastAsia="de-DE"/>
            </w:rPr>
            <w:t>Computation</w:t>
          </w:r>
          <w:r w:rsidRPr="00D770F0">
            <w:rPr>
              <w:rFonts w:eastAsia="Times New Roman" w:cs="Arial"/>
              <w:szCs w:val="24"/>
              <w:lang w:val="en-US" w:eastAsia="de-DE"/>
            </w:rPr>
            <w:t>, S. 1–24, 2021, doi: 10.1080/03610918.2020.1854302.</w:t>
          </w:r>
        </w:p>
        <w:p w14:paraId="7E6D71C0" w14:textId="196ECCE9" w:rsidR="00A1288B" w:rsidRPr="00832669" w:rsidRDefault="00A1288B" w:rsidP="00351B53">
          <w:pPr>
            <w:pStyle w:val="CitaviLiteraturverzeichnis"/>
            <w:spacing w:after="240" w:line="360" w:lineRule="auto"/>
            <w:rPr>
              <w:rFonts w:ascii="Arial" w:eastAsia="Times New Roman" w:hAnsi="Arial" w:cs="Arial"/>
              <w:sz w:val="24"/>
              <w:szCs w:val="24"/>
              <w:lang w:val="de-DE"/>
            </w:rPr>
          </w:pPr>
          <w:r w:rsidRPr="00832669">
            <w:rPr>
              <w:rFonts w:ascii="Arial" w:eastAsia="Times New Roman" w:hAnsi="Arial" w:cs="Arial"/>
              <w:sz w:val="24"/>
              <w:szCs w:val="24"/>
              <w:lang w:val="de-DE"/>
            </w:rPr>
            <w:t>[</w:t>
          </w:r>
          <w:r w:rsidR="009F538A">
            <w:rPr>
              <w:rFonts w:ascii="Arial" w:eastAsia="Times New Roman" w:hAnsi="Arial" w:cs="Arial"/>
              <w:sz w:val="24"/>
              <w:szCs w:val="24"/>
              <w:lang w:val="de-DE"/>
            </w:rPr>
            <w:t>13</w:t>
          </w:r>
          <w:r w:rsidRPr="00832669">
            <w:rPr>
              <w:rFonts w:ascii="Arial" w:eastAsia="Times New Roman" w:hAnsi="Arial" w:cs="Arial"/>
              <w:sz w:val="24"/>
              <w:szCs w:val="24"/>
              <w:lang w:val="de-DE"/>
            </w:rPr>
            <w:t>]</w:t>
          </w:r>
          <w:r w:rsidRPr="00832669">
            <w:rPr>
              <w:rFonts w:ascii="Arial" w:eastAsia="Times New Roman" w:hAnsi="Arial" w:cs="Arial"/>
              <w:sz w:val="24"/>
              <w:szCs w:val="24"/>
              <w:lang w:val="de-DE"/>
            </w:rPr>
            <w:tab/>
            <w:t xml:space="preserve">K. Neusser, </w:t>
          </w:r>
          <w:r w:rsidRPr="00832669">
            <w:rPr>
              <w:rFonts w:ascii="Arial" w:eastAsia="Times New Roman" w:hAnsi="Arial" w:cs="Arial"/>
              <w:i/>
              <w:sz w:val="24"/>
              <w:szCs w:val="24"/>
              <w:lang w:val="de-DE"/>
            </w:rPr>
            <w:t xml:space="preserve">Zeitreihenanalyse in den Wirtschaftswissenschaften, </w:t>
          </w:r>
          <w:r w:rsidRPr="00832669">
            <w:rPr>
              <w:rFonts w:ascii="Arial" w:eastAsia="Times New Roman" w:hAnsi="Arial" w:cs="Arial"/>
              <w:sz w:val="24"/>
              <w:szCs w:val="24"/>
              <w:lang w:val="de-DE"/>
            </w:rPr>
            <w:t>3. Aufl. Wiesbaden: Vieweg + Teubner, 2011.</w:t>
          </w:r>
        </w:p>
        <w:p w14:paraId="24004CAD" w14:textId="53D8A962" w:rsidR="00043286" w:rsidRDefault="00043286" w:rsidP="00351B53">
          <w:pPr>
            <w:pStyle w:val="CitaviLiteraturverzeichnis"/>
            <w:spacing w:after="240" w:line="360" w:lineRule="auto"/>
            <w:rPr>
              <w:rFonts w:ascii="Arial" w:eastAsia="Times New Roman" w:hAnsi="Arial" w:cs="Arial"/>
              <w:sz w:val="24"/>
              <w:szCs w:val="24"/>
              <w:lang w:val="de-DE"/>
            </w:rPr>
          </w:pPr>
          <w:r w:rsidRPr="00832669">
            <w:rPr>
              <w:rFonts w:ascii="Arial" w:eastAsia="Times New Roman" w:hAnsi="Arial" w:cs="Arial"/>
              <w:sz w:val="24"/>
              <w:szCs w:val="24"/>
              <w:lang w:val="de-DE"/>
            </w:rPr>
            <w:t>[</w:t>
          </w:r>
          <w:r w:rsidR="009F538A">
            <w:rPr>
              <w:rFonts w:ascii="Arial" w:eastAsia="Times New Roman" w:hAnsi="Arial" w:cs="Arial"/>
              <w:sz w:val="24"/>
              <w:szCs w:val="24"/>
              <w:lang w:val="de-DE"/>
            </w:rPr>
            <w:t>14</w:t>
          </w:r>
          <w:r w:rsidRPr="00832669">
            <w:rPr>
              <w:rFonts w:ascii="Arial" w:eastAsia="Times New Roman" w:hAnsi="Arial" w:cs="Arial"/>
              <w:sz w:val="24"/>
              <w:szCs w:val="24"/>
              <w:lang w:val="de-DE"/>
            </w:rPr>
            <w:t>]</w:t>
          </w:r>
          <w:r w:rsidRPr="00832669">
            <w:rPr>
              <w:rFonts w:ascii="Arial" w:eastAsia="Times New Roman" w:hAnsi="Arial" w:cs="Arial"/>
              <w:sz w:val="24"/>
              <w:szCs w:val="24"/>
              <w:lang w:val="de-DE"/>
            </w:rPr>
            <w:tab/>
            <w:t xml:space="preserve">R. Schlittgen, </w:t>
          </w:r>
          <w:r w:rsidRPr="00832669">
            <w:rPr>
              <w:rFonts w:ascii="Arial" w:eastAsia="Times New Roman" w:hAnsi="Arial" w:cs="Arial"/>
              <w:i/>
              <w:sz w:val="24"/>
              <w:szCs w:val="24"/>
              <w:lang w:val="de-DE"/>
            </w:rPr>
            <w:t xml:space="preserve">Angewandte Zeitreihenanalyse Mit R, </w:t>
          </w:r>
          <w:r w:rsidRPr="00832669">
            <w:rPr>
              <w:rFonts w:ascii="Arial" w:eastAsia="Times New Roman" w:hAnsi="Arial" w:cs="Arial"/>
              <w:sz w:val="24"/>
              <w:szCs w:val="24"/>
              <w:lang w:val="de-DE"/>
            </w:rPr>
            <w:t xml:space="preserve">3. Aufl. Berlin/München/Boston: Walter de Gruyter GmbH, 2015. [Online]. Verfügbar unter: </w:t>
          </w:r>
          <w:r w:rsidR="003E3EBF" w:rsidRPr="003E3EBF">
            <w:rPr>
              <w:rFonts w:ascii="Arial" w:eastAsia="Times New Roman" w:hAnsi="Arial" w:cs="Arial"/>
              <w:sz w:val="24"/>
              <w:szCs w:val="24"/>
              <w:lang w:val="de-DE"/>
            </w:rPr>
            <w:t>https://ebookcentral.proquest.com/lib/kxp/detail.action?docID=1867274</w:t>
          </w:r>
        </w:p>
        <w:p w14:paraId="17966417" w14:textId="18702C57" w:rsidR="003E3EBF" w:rsidRPr="00FE1829" w:rsidRDefault="003E3EBF" w:rsidP="003E3EBF">
          <w:pPr>
            <w:pStyle w:val="CitaviLiteraturverzeichnis"/>
            <w:spacing w:after="240" w:line="360" w:lineRule="auto"/>
            <w:rPr>
              <w:rFonts w:ascii="Arial" w:eastAsia="Times New Roman" w:hAnsi="Arial" w:cs="Arial"/>
              <w:sz w:val="24"/>
              <w:szCs w:val="24"/>
            </w:rPr>
          </w:pPr>
          <w:r w:rsidRPr="00FE1829">
            <w:rPr>
              <w:rFonts w:ascii="Arial" w:eastAsia="Times New Roman" w:hAnsi="Arial" w:cs="Arial"/>
              <w:sz w:val="24"/>
              <w:szCs w:val="24"/>
            </w:rPr>
            <w:t>[</w:t>
          </w:r>
          <w:r w:rsidR="009F538A">
            <w:rPr>
              <w:rFonts w:ascii="Arial" w:eastAsia="Times New Roman" w:hAnsi="Arial" w:cs="Arial"/>
              <w:sz w:val="24"/>
              <w:szCs w:val="24"/>
            </w:rPr>
            <w:t>15</w:t>
          </w:r>
          <w:r w:rsidRPr="00FE1829">
            <w:rPr>
              <w:rFonts w:ascii="Arial" w:eastAsia="Times New Roman" w:hAnsi="Arial" w:cs="Arial"/>
              <w:sz w:val="24"/>
              <w:szCs w:val="24"/>
            </w:rPr>
            <w:t>]</w:t>
          </w:r>
          <w:r w:rsidRPr="00FE1829">
            <w:rPr>
              <w:rFonts w:ascii="Arial" w:eastAsia="Times New Roman" w:hAnsi="Arial" w:cs="Arial"/>
              <w:sz w:val="24"/>
              <w:szCs w:val="24"/>
            </w:rPr>
            <w:tab/>
            <w:t xml:space="preserve">A. A. Ariyo, A. O. Adewumi und C. K. Ayo, „Stock Price Prediction Using the ARIMA Model“ in </w:t>
          </w:r>
          <w:r w:rsidRPr="00FE1829">
            <w:rPr>
              <w:rFonts w:ascii="Arial" w:eastAsia="Times New Roman" w:hAnsi="Arial" w:cs="Arial"/>
              <w:i/>
              <w:sz w:val="24"/>
              <w:szCs w:val="24"/>
            </w:rPr>
            <w:t>2014 UKSim-AMSS 16th International Conference on Modelling and Simulation (UKSim)</w:t>
          </w:r>
          <w:r w:rsidRPr="00FE1829">
            <w:rPr>
              <w:rFonts w:ascii="Arial" w:eastAsia="Times New Roman" w:hAnsi="Arial" w:cs="Arial"/>
              <w:sz w:val="24"/>
              <w:szCs w:val="24"/>
            </w:rPr>
            <w:t>, Cambridge, United Kingdom, 2014, S. 106–112, doi: 10.1109/UKSim.2014.67.</w:t>
          </w:r>
        </w:p>
        <w:p w14:paraId="096AEAA4" w14:textId="08631A27" w:rsidR="003E3EBF" w:rsidRPr="00491162" w:rsidRDefault="003E3EBF" w:rsidP="003E3EBF">
          <w:pPr>
            <w:pStyle w:val="CitaviLiteraturverzeichnis"/>
            <w:spacing w:after="240" w:line="360" w:lineRule="auto"/>
            <w:rPr>
              <w:rFonts w:ascii="Arial" w:eastAsia="Times New Roman" w:hAnsi="Arial" w:cs="Arial"/>
              <w:sz w:val="24"/>
              <w:szCs w:val="24"/>
              <w:lang w:val="de-DE"/>
            </w:rPr>
          </w:pPr>
          <w:r w:rsidRPr="00491162">
            <w:rPr>
              <w:rFonts w:ascii="Arial" w:eastAsia="Times New Roman" w:hAnsi="Arial" w:cs="Arial"/>
              <w:sz w:val="24"/>
              <w:szCs w:val="24"/>
              <w:lang w:val="de-DE"/>
            </w:rPr>
            <w:t>[1</w:t>
          </w:r>
          <w:r w:rsidR="009F538A">
            <w:rPr>
              <w:rFonts w:ascii="Arial" w:eastAsia="Times New Roman" w:hAnsi="Arial" w:cs="Arial"/>
              <w:sz w:val="24"/>
              <w:szCs w:val="24"/>
              <w:lang w:val="de-DE"/>
            </w:rPr>
            <w:t>6</w:t>
          </w:r>
          <w:r w:rsidRPr="00491162">
            <w:rPr>
              <w:rFonts w:ascii="Arial" w:eastAsia="Times New Roman" w:hAnsi="Arial" w:cs="Arial"/>
              <w:sz w:val="24"/>
              <w:szCs w:val="24"/>
              <w:lang w:val="de-DE"/>
            </w:rPr>
            <w:t>]</w:t>
          </w:r>
          <w:r w:rsidRPr="00491162">
            <w:rPr>
              <w:rFonts w:ascii="Arial" w:eastAsia="Times New Roman" w:hAnsi="Arial" w:cs="Arial"/>
              <w:sz w:val="24"/>
              <w:szCs w:val="24"/>
              <w:lang w:val="de-DE"/>
            </w:rPr>
            <w:tab/>
            <w:t xml:space="preserve">J. Vogel, „ARIMA- und SARIMA-Modelle“ in </w:t>
          </w:r>
          <w:r w:rsidRPr="00491162">
            <w:rPr>
              <w:rFonts w:ascii="Arial" w:eastAsia="Times New Roman" w:hAnsi="Arial" w:cs="Arial"/>
              <w:i/>
              <w:sz w:val="24"/>
              <w:szCs w:val="24"/>
              <w:lang w:val="de-DE"/>
            </w:rPr>
            <w:t>Prognose von Zeitreihen</w:t>
          </w:r>
          <w:r w:rsidRPr="00491162">
            <w:rPr>
              <w:rFonts w:ascii="Arial" w:eastAsia="Times New Roman" w:hAnsi="Arial" w:cs="Arial"/>
              <w:sz w:val="24"/>
              <w:szCs w:val="24"/>
              <w:lang w:val="de-DE"/>
            </w:rPr>
            <w:t>, J. Vogel, Hg., Wiesbaden: Springer Fachmedien Wiesbaden, 2015, S. 123–143, doi: 10.1007/978-3-658-06837-0_6.</w:t>
          </w:r>
        </w:p>
        <w:p w14:paraId="65B83C77" w14:textId="1F8A5099" w:rsidR="003E3EBF" w:rsidRPr="00491162" w:rsidRDefault="003E3EBF" w:rsidP="003E3EBF">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t>[</w:t>
          </w:r>
          <w:r>
            <w:rPr>
              <w:rFonts w:ascii="Arial" w:eastAsia="Times New Roman" w:hAnsi="Arial" w:cs="Arial"/>
              <w:sz w:val="24"/>
              <w:szCs w:val="24"/>
            </w:rPr>
            <w:t>1</w:t>
          </w:r>
          <w:r w:rsidR="009F538A">
            <w:rPr>
              <w:rFonts w:ascii="Arial" w:eastAsia="Times New Roman" w:hAnsi="Arial" w:cs="Arial"/>
              <w:sz w:val="24"/>
              <w:szCs w:val="24"/>
            </w:rPr>
            <w:t>7</w:t>
          </w:r>
          <w:r w:rsidRPr="00491162">
            <w:rPr>
              <w:rFonts w:ascii="Arial" w:eastAsia="Times New Roman" w:hAnsi="Arial" w:cs="Arial"/>
              <w:sz w:val="24"/>
              <w:szCs w:val="24"/>
            </w:rPr>
            <w:t>]</w:t>
          </w:r>
          <w:r w:rsidRPr="00491162">
            <w:rPr>
              <w:rFonts w:ascii="Arial" w:eastAsia="Times New Roman" w:hAnsi="Arial" w:cs="Arial"/>
              <w:sz w:val="24"/>
              <w:szCs w:val="24"/>
            </w:rPr>
            <w:tab/>
            <w:t xml:space="preserve">K. Kalpakis, D. Gada und V. Puttagunta, „Distance measures for effective clustering of ARIMA time-series“ in </w:t>
          </w:r>
          <w:r w:rsidRPr="00491162">
            <w:rPr>
              <w:rFonts w:ascii="Arial" w:eastAsia="Times New Roman" w:hAnsi="Arial" w:cs="Arial"/>
              <w:i/>
              <w:sz w:val="24"/>
              <w:szCs w:val="24"/>
            </w:rPr>
            <w:t>2001 IEEE International Conference on Data Mining</w:t>
          </w:r>
          <w:r w:rsidRPr="00491162">
            <w:rPr>
              <w:rFonts w:ascii="Arial" w:eastAsia="Times New Roman" w:hAnsi="Arial" w:cs="Arial"/>
              <w:sz w:val="24"/>
              <w:szCs w:val="24"/>
            </w:rPr>
            <w:t>, San Jose, CA, USA, 2001, S. 273–280, doi: 10.1109/ICDM.2001.989529.</w:t>
          </w:r>
        </w:p>
        <w:p w14:paraId="3BEAD988" w14:textId="2ADBF010" w:rsidR="004F0F72" w:rsidRPr="00491162" w:rsidRDefault="004F0F72" w:rsidP="004F0F72">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lastRenderedPageBreak/>
            <w:t>[</w:t>
          </w:r>
          <w:r>
            <w:rPr>
              <w:rFonts w:ascii="Arial" w:eastAsia="Times New Roman" w:hAnsi="Arial" w:cs="Arial"/>
              <w:sz w:val="24"/>
              <w:szCs w:val="24"/>
            </w:rPr>
            <w:t>1</w:t>
          </w:r>
          <w:r w:rsidR="009F538A">
            <w:rPr>
              <w:rFonts w:ascii="Arial" w:eastAsia="Times New Roman" w:hAnsi="Arial" w:cs="Arial"/>
              <w:sz w:val="24"/>
              <w:szCs w:val="24"/>
            </w:rPr>
            <w:t>8</w:t>
          </w:r>
          <w:r w:rsidRPr="00491162">
            <w:rPr>
              <w:rFonts w:ascii="Arial" w:eastAsia="Times New Roman" w:hAnsi="Arial" w:cs="Arial"/>
              <w:sz w:val="24"/>
              <w:szCs w:val="24"/>
            </w:rPr>
            <w:t>]</w:t>
          </w:r>
          <w:r w:rsidRPr="00491162">
            <w:rPr>
              <w:rFonts w:ascii="Arial" w:eastAsia="Times New Roman" w:hAnsi="Arial" w:cs="Arial"/>
              <w:sz w:val="24"/>
              <w:szCs w:val="24"/>
            </w:rPr>
            <w:tab/>
            <w:t xml:space="preserve">K.-Y. Chen und C.-H. Wang, „A hybrid SARIMA and support vector machines in forecasting the production values of the machinery industry in Taiwan“, </w:t>
          </w:r>
          <w:r w:rsidRPr="00491162">
            <w:rPr>
              <w:rFonts w:ascii="Arial" w:eastAsia="Times New Roman" w:hAnsi="Arial" w:cs="Arial"/>
              <w:i/>
              <w:sz w:val="24"/>
              <w:szCs w:val="24"/>
            </w:rPr>
            <w:t>Expert Systems with Applications</w:t>
          </w:r>
          <w:r w:rsidRPr="00491162">
            <w:rPr>
              <w:rFonts w:ascii="Arial" w:eastAsia="Times New Roman" w:hAnsi="Arial" w:cs="Arial"/>
              <w:sz w:val="24"/>
              <w:szCs w:val="24"/>
            </w:rPr>
            <w:t>, Jg. 32, Nr. 1, S. 254–264, 2007, doi: 10.1016/j.eswa.2005.11.027.</w:t>
          </w:r>
        </w:p>
        <w:p w14:paraId="3BA7FEC7" w14:textId="12FCDEC0" w:rsidR="004F0F72" w:rsidRPr="00491162" w:rsidRDefault="004F0F72" w:rsidP="004F0F72">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t>[</w:t>
          </w:r>
          <w:r>
            <w:rPr>
              <w:rFonts w:ascii="Arial" w:eastAsia="Times New Roman" w:hAnsi="Arial" w:cs="Arial"/>
              <w:sz w:val="24"/>
              <w:szCs w:val="24"/>
            </w:rPr>
            <w:t>1</w:t>
          </w:r>
          <w:r w:rsidR="009F538A">
            <w:rPr>
              <w:rFonts w:ascii="Arial" w:eastAsia="Times New Roman" w:hAnsi="Arial" w:cs="Arial"/>
              <w:sz w:val="24"/>
              <w:szCs w:val="24"/>
            </w:rPr>
            <w:t>9</w:t>
          </w:r>
          <w:r w:rsidRPr="00491162">
            <w:rPr>
              <w:rFonts w:ascii="Arial" w:eastAsia="Times New Roman" w:hAnsi="Arial" w:cs="Arial"/>
              <w:sz w:val="24"/>
              <w:szCs w:val="24"/>
            </w:rPr>
            <w:t>]</w:t>
          </w:r>
          <w:r w:rsidRPr="00491162">
            <w:rPr>
              <w:rFonts w:ascii="Arial" w:eastAsia="Times New Roman" w:hAnsi="Arial" w:cs="Arial"/>
              <w:sz w:val="24"/>
              <w:szCs w:val="24"/>
            </w:rPr>
            <w:tab/>
            <w:t xml:space="preserve">T. Fang und R. Lahdelma, „Evaluation of a multiple linear regression model and SARIMA model in forecasting heat demand for district heating system“, </w:t>
          </w:r>
          <w:r w:rsidRPr="00491162">
            <w:rPr>
              <w:rFonts w:ascii="Arial" w:eastAsia="Times New Roman" w:hAnsi="Arial" w:cs="Arial"/>
              <w:i/>
              <w:sz w:val="24"/>
              <w:szCs w:val="24"/>
            </w:rPr>
            <w:t>Applied Energy</w:t>
          </w:r>
          <w:r w:rsidRPr="00491162">
            <w:rPr>
              <w:rFonts w:ascii="Arial" w:eastAsia="Times New Roman" w:hAnsi="Arial" w:cs="Arial"/>
              <w:sz w:val="24"/>
              <w:szCs w:val="24"/>
            </w:rPr>
            <w:t>, Jg. 179, S. 544–552, 2016, doi: 10.1016/j.apenergy.2016.06.133.</w:t>
          </w:r>
        </w:p>
        <w:p w14:paraId="36E5F4AE" w14:textId="499663A1" w:rsidR="004F0F72" w:rsidRPr="00EF0360" w:rsidRDefault="004F0F72" w:rsidP="004F0F72">
          <w:pPr>
            <w:pStyle w:val="CitaviLiteraturverzeichnis"/>
            <w:spacing w:after="240" w:line="360" w:lineRule="auto"/>
            <w:rPr>
              <w:rFonts w:ascii="Arial" w:eastAsia="Times New Roman" w:hAnsi="Arial" w:cs="Arial"/>
              <w:sz w:val="24"/>
              <w:szCs w:val="24"/>
            </w:rPr>
          </w:pPr>
          <w:r w:rsidRPr="00EF0360">
            <w:rPr>
              <w:rFonts w:ascii="Arial" w:eastAsia="Times New Roman" w:hAnsi="Arial" w:cs="Arial"/>
              <w:sz w:val="24"/>
              <w:szCs w:val="24"/>
            </w:rPr>
            <w:t>[</w:t>
          </w:r>
          <w:r w:rsidR="009F538A">
            <w:rPr>
              <w:rFonts w:ascii="Arial" w:eastAsia="Times New Roman" w:hAnsi="Arial" w:cs="Arial"/>
              <w:sz w:val="24"/>
              <w:szCs w:val="24"/>
            </w:rPr>
            <w:t>20</w:t>
          </w:r>
          <w:r w:rsidRPr="00EF0360">
            <w:rPr>
              <w:rFonts w:ascii="Arial" w:eastAsia="Times New Roman" w:hAnsi="Arial" w:cs="Arial"/>
              <w:sz w:val="24"/>
              <w:szCs w:val="24"/>
            </w:rPr>
            <w:t>]</w:t>
          </w:r>
          <w:r w:rsidRPr="00EF0360">
            <w:rPr>
              <w:rFonts w:ascii="Arial" w:eastAsia="Times New Roman" w:hAnsi="Arial" w:cs="Arial"/>
              <w:sz w:val="24"/>
              <w:szCs w:val="24"/>
            </w:rPr>
            <w:tab/>
          </w:r>
          <w:r w:rsidRPr="00EF0360">
            <w:rPr>
              <w:rFonts w:ascii="Arial" w:hAnsi="Arial" w:cs="Arial"/>
              <w:sz w:val="24"/>
              <w:szCs w:val="24"/>
            </w:rPr>
            <w:t xml:space="preserve">S. Liu, Y. Jiao, Q. Sun und J. Jiang, „Estimation of Sea Level Change in the South China Sea from Satellite Altimetry Data“, </w:t>
          </w:r>
          <w:r w:rsidRPr="00EF0360">
            <w:rPr>
              <w:rFonts w:ascii="Arial" w:hAnsi="Arial" w:cs="Arial"/>
              <w:i/>
              <w:iCs/>
              <w:sz w:val="24"/>
              <w:szCs w:val="24"/>
            </w:rPr>
            <w:t>Scientific Programming</w:t>
          </w:r>
          <w:r w:rsidRPr="00EF0360">
            <w:rPr>
              <w:rFonts w:ascii="Arial" w:hAnsi="Arial" w:cs="Arial"/>
              <w:sz w:val="24"/>
              <w:szCs w:val="24"/>
            </w:rPr>
            <w:t>, Jg. 2021, S. 1–7, 2021, doi: 10.1155/2021/6618135.</w:t>
          </w:r>
        </w:p>
        <w:p w14:paraId="2EE88FA1" w14:textId="6F8550F1" w:rsidR="004F0F72" w:rsidRDefault="004F0F72" w:rsidP="004F0F72">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t>[</w:t>
          </w:r>
          <w:r w:rsidR="009F538A">
            <w:rPr>
              <w:rFonts w:ascii="Arial" w:eastAsia="Times New Roman" w:hAnsi="Arial" w:cs="Arial"/>
              <w:sz w:val="24"/>
              <w:szCs w:val="24"/>
            </w:rPr>
            <w:t>21</w:t>
          </w:r>
          <w:r w:rsidRPr="00491162">
            <w:rPr>
              <w:rFonts w:ascii="Arial" w:eastAsia="Times New Roman" w:hAnsi="Arial" w:cs="Arial"/>
              <w:sz w:val="24"/>
              <w:szCs w:val="24"/>
            </w:rPr>
            <w:t>]</w:t>
          </w:r>
          <w:r w:rsidRPr="00491162">
            <w:rPr>
              <w:rFonts w:ascii="Arial" w:eastAsia="Times New Roman" w:hAnsi="Arial" w:cs="Arial"/>
              <w:sz w:val="24"/>
              <w:szCs w:val="24"/>
            </w:rPr>
            <w:tab/>
            <w:t xml:space="preserve">F. F. Nobre, A. B. Monteiro, P. R. Telles und G. D. Williamson, „Dynamic linear model and SARIMA: a comparison of their forecasting performance in epidemiology“ (eng), </w:t>
          </w:r>
          <w:r w:rsidRPr="00491162">
            <w:rPr>
              <w:rFonts w:ascii="Arial" w:eastAsia="Times New Roman" w:hAnsi="Arial" w:cs="Arial"/>
              <w:i/>
              <w:sz w:val="24"/>
              <w:szCs w:val="24"/>
            </w:rPr>
            <w:t>Statistics in medicine</w:t>
          </w:r>
          <w:r w:rsidRPr="00491162">
            <w:rPr>
              <w:rFonts w:ascii="Arial" w:eastAsia="Times New Roman" w:hAnsi="Arial" w:cs="Arial"/>
              <w:sz w:val="24"/>
              <w:szCs w:val="24"/>
            </w:rPr>
            <w:t>, Jg. 20, Nr. 20, S. 3051–3069, 2001.</w:t>
          </w:r>
        </w:p>
        <w:p w14:paraId="2ADAD3DA" w14:textId="61DDCAD7" w:rsidR="004F0F72" w:rsidRPr="00491162" w:rsidRDefault="004F0F72" w:rsidP="004F0F7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t>[</w:t>
          </w:r>
          <w:r w:rsidR="009F538A">
            <w:rPr>
              <w:rFonts w:ascii="Arial" w:eastAsia="Times New Roman" w:hAnsi="Arial" w:cs="Arial"/>
              <w:sz w:val="24"/>
              <w:szCs w:val="24"/>
            </w:rPr>
            <w:t>22</w:t>
          </w:r>
          <w:r w:rsidRPr="00491162">
            <w:rPr>
              <w:rFonts w:ascii="Arial" w:eastAsia="Times New Roman" w:hAnsi="Arial" w:cs="Arial"/>
              <w:sz w:val="24"/>
              <w:szCs w:val="24"/>
            </w:rPr>
            <w:t>]</w:t>
          </w:r>
          <w:r w:rsidRPr="00491162">
            <w:rPr>
              <w:rFonts w:ascii="Arial" w:eastAsia="Times New Roman" w:hAnsi="Arial" w:cs="Arial"/>
              <w:sz w:val="24"/>
              <w:szCs w:val="24"/>
            </w:rPr>
            <w:tab/>
            <w:t xml:space="preserve">R. W. Divisekara, G. J. M. S. R. Jayasinghe und K. W. S. N. Kumari, „Forecasting the red lentils commodity market price using SARIMA models“, </w:t>
          </w:r>
          <w:r w:rsidRPr="00491162">
            <w:rPr>
              <w:rFonts w:ascii="Arial" w:eastAsia="Times New Roman" w:hAnsi="Arial" w:cs="Arial"/>
              <w:i/>
              <w:sz w:val="24"/>
              <w:szCs w:val="24"/>
            </w:rPr>
            <w:t>SN Bus Econ</w:t>
          </w:r>
          <w:r w:rsidRPr="00491162">
            <w:rPr>
              <w:rFonts w:ascii="Arial" w:eastAsia="Times New Roman" w:hAnsi="Arial" w:cs="Arial"/>
              <w:sz w:val="24"/>
              <w:szCs w:val="24"/>
            </w:rPr>
            <w:t>, Jg. 1, Nr. 1, 2021, doi: 10.1007/s43546-020-00020-x.</w:t>
          </w:r>
        </w:p>
        <w:p w14:paraId="2008BD5C" w14:textId="652FDE37" w:rsidR="00D770F0" w:rsidRPr="00D770F0" w:rsidRDefault="00D770F0" w:rsidP="00D770F0">
          <w:pPr>
            <w:ind w:left="510" w:hanging="510"/>
            <w:jc w:val="left"/>
            <w:rPr>
              <w:rFonts w:cs="Arial"/>
              <w:szCs w:val="24"/>
              <w:lang w:val="en-US"/>
            </w:rPr>
          </w:pPr>
          <w:r w:rsidRPr="00D770F0">
            <w:rPr>
              <w:rFonts w:cs="Arial"/>
              <w:szCs w:val="24"/>
              <w:lang w:val="en-US" w:eastAsia="de-DE"/>
            </w:rPr>
            <w:t xml:space="preserve">[23] P. Naaijen, K. van Oosten, K. Roozen und R. van 't Veer, „Validation of a Deterministic Wave and Ship Motion Prediction System“ in </w:t>
          </w:r>
          <w:r w:rsidRPr="00D770F0">
            <w:rPr>
              <w:rFonts w:cs="Arial"/>
              <w:i/>
              <w:iCs/>
              <w:szCs w:val="24"/>
              <w:lang w:val="en-US" w:eastAsia="de-DE"/>
            </w:rPr>
            <w:t>ASME 2018 37th International Conference on Ocean, Offshore and Arctic Engineering</w:t>
          </w:r>
          <w:r w:rsidRPr="00D770F0">
            <w:rPr>
              <w:rFonts w:cs="Arial"/>
              <w:szCs w:val="24"/>
              <w:lang w:val="en-US" w:eastAsia="de-DE"/>
            </w:rPr>
            <w:t>, Madrid, Spain, 2018, doi: 10.1115/OMAE2018-78037.</w:t>
          </w:r>
        </w:p>
        <w:p w14:paraId="146BF4AD" w14:textId="720C3C89" w:rsidR="00F020F2" w:rsidRPr="005A4B7F" w:rsidRDefault="00F020F2" w:rsidP="00D770F0">
          <w:pPr>
            <w:pStyle w:val="CitaviLiteraturverzeichnis"/>
            <w:spacing w:after="20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2</w:t>
          </w:r>
          <w:r w:rsidR="00D770F0">
            <w:rPr>
              <w:rFonts w:ascii="Arial" w:eastAsia="Times New Roman" w:hAnsi="Arial" w:cs="Arial"/>
              <w:sz w:val="24"/>
              <w:szCs w:val="24"/>
            </w:rPr>
            <w:t>4</w:t>
          </w:r>
          <w:r w:rsidRPr="005A4B7F">
            <w:rPr>
              <w:rFonts w:ascii="Arial" w:eastAsia="Times New Roman" w:hAnsi="Arial" w:cs="Arial"/>
              <w:sz w:val="24"/>
              <w:szCs w:val="24"/>
            </w:rPr>
            <w:t>]</w:t>
          </w:r>
          <w:r w:rsidRPr="005A4B7F">
            <w:rPr>
              <w:rFonts w:ascii="Arial" w:eastAsia="Times New Roman" w:hAnsi="Arial" w:cs="Arial"/>
              <w:sz w:val="24"/>
              <w:szCs w:val="24"/>
            </w:rPr>
            <w:tab/>
            <w:t xml:space="preserve">C. Meinhardt, „Application of a 240 Metric Ton Dual-Use Tuned Mass Damper System“ in </w:t>
          </w:r>
          <w:r w:rsidRPr="005A4B7F">
            <w:rPr>
              <w:rFonts w:ascii="Arial" w:eastAsia="Times New Roman" w:hAnsi="Arial" w:cs="Arial"/>
              <w:i/>
              <w:sz w:val="24"/>
              <w:szCs w:val="24"/>
            </w:rPr>
            <w:t>Lecture Notes in Civil Engineering, Experimental Vibration Analysis for Civil Structures</w:t>
          </w:r>
          <w:r w:rsidRPr="005A4B7F">
            <w:rPr>
              <w:rFonts w:ascii="Arial" w:eastAsia="Times New Roman" w:hAnsi="Arial" w:cs="Arial"/>
              <w:sz w:val="24"/>
              <w:szCs w:val="24"/>
            </w:rPr>
            <w:t>, J. P. Conte et al., Hg., Cham: Springer International Publishing, 2018, S. 536–546, doi: 10.1007/978-3-319-67443-8_46.</w:t>
          </w:r>
        </w:p>
        <w:p w14:paraId="0C964B4C" w14:textId="1D7596B4" w:rsidR="00F020F2" w:rsidRPr="005A4B7F" w:rsidRDefault="00F020F2" w:rsidP="00D770F0">
          <w:pPr>
            <w:pStyle w:val="CitaviLiteraturverzeichnis"/>
            <w:spacing w:after="20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2</w:t>
          </w:r>
          <w:r w:rsidR="00D770F0">
            <w:rPr>
              <w:rFonts w:ascii="Arial" w:eastAsia="Times New Roman" w:hAnsi="Arial" w:cs="Arial"/>
              <w:sz w:val="24"/>
              <w:szCs w:val="24"/>
            </w:rPr>
            <w:t>5</w:t>
          </w:r>
          <w:r w:rsidRPr="005A4B7F">
            <w:rPr>
              <w:rFonts w:ascii="Arial" w:eastAsia="Times New Roman" w:hAnsi="Arial" w:cs="Arial"/>
              <w:sz w:val="24"/>
              <w:szCs w:val="24"/>
            </w:rPr>
            <w:t>]</w:t>
          </w:r>
          <w:r w:rsidRPr="005A4B7F">
            <w:rPr>
              <w:rFonts w:ascii="Arial" w:eastAsia="Times New Roman" w:hAnsi="Arial" w:cs="Arial"/>
              <w:sz w:val="24"/>
              <w:szCs w:val="24"/>
            </w:rPr>
            <w:tab/>
            <w:t xml:space="preserve">A. S. Verma, Z. Jiang, Z. Ren, Z. Gao und N. P. Vedvik, „Response-Based Assessment of Operational Limits for Mating Blades on Monopile-Type Offshore Wind Turbines“, </w:t>
          </w:r>
          <w:r w:rsidRPr="005A4B7F">
            <w:rPr>
              <w:rFonts w:ascii="Arial" w:eastAsia="Times New Roman" w:hAnsi="Arial" w:cs="Arial"/>
              <w:i/>
              <w:sz w:val="24"/>
              <w:szCs w:val="24"/>
            </w:rPr>
            <w:t>Energies</w:t>
          </w:r>
          <w:r w:rsidRPr="005A4B7F">
            <w:rPr>
              <w:rFonts w:ascii="Arial" w:eastAsia="Times New Roman" w:hAnsi="Arial" w:cs="Arial"/>
              <w:sz w:val="24"/>
              <w:szCs w:val="24"/>
            </w:rPr>
            <w:t>, Jg. 12, Nr. 10, S. 1867, 2019, doi: 10.3390/en12101867.</w:t>
          </w:r>
        </w:p>
        <w:p w14:paraId="6A0135C7" w14:textId="53A980CE" w:rsidR="003A167B" w:rsidRDefault="003A167B" w:rsidP="00F020F2">
          <w:pPr>
            <w:pStyle w:val="CitaviLiteraturverzeichnis"/>
            <w:spacing w:line="360" w:lineRule="auto"/>
            <w:ind w:left="0" w:firstLine="0"/>
            <w:rPr>
              <w:rFonts w:ascii="Arial" w:eastAsia="Times New Roman" w:hAnsi="Arial" w:cs="Arial"/>
              <w:sz w:val="24"/>
              <w:szCs w:val="24"/>
            </w:rPr>
          </w:pPr>
        </w:p>
        <w:p w14:paraId="7BB01104" w14:textId="113473F5" w:rsidR="00770B41" w:rsidRPr="00A857F5" w:rsidRDefault="00E2236A">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jc w:val="left"/>
            <w:rPr>
              <w:rPrChange w:id="147" w:author="Zelgai Nemati" w:date="2021-12-08T20:44:00Z">
                <w:rPr>
                  <w:lang w:val="en-US"/>
                </w:rPr>
              </w:rPrChange>
            </w:rPr>
          </w:pPr>
        </w:p>
      </w:sdtContent>
    </w:sdt>
    <w:sectPr w:rsidR="00770B41" w:rsidRPr="00A857F5" w:rsidSect="00FB7E08">
      <w:headerReference w:type="even" r:id="rId52"/>
      <w:pgSz w:w="11906" w:h="16838"/>
      <w:pgMar w:top="1417" w:right="1417" w:bottom="1134" w:left="141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1" w:author="Zelgai Nemati" w:date="2022-03-06T15:51:00Z" w:initials="ZN">
    <w:p w14:paraId="1E27C070" w14:textId="760E4AFF" w:rsidR="00A37B6F" w:rsidRDefault="00A37B6F">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27C0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F5704" w16cex:dateUtc="2022-03-06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27C070" w16cid:durableId="25CF5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4A822" w14:textId="77777777" w:rsidR="00DC3071" w:rsidRDefault="00DC3071">
      <w:pPr>
        <w:spacing w:after="0" w:line="240" w:lineRule="auto"/>
      </w:pPr>
      <w:r>
        <w:separator/>
      </w:r>
    </w:p>
  </w:endnote>
  <w:endnote w:type="continuationSeparator" w:id="0">
    <w:p w14:paraId="0FD8833C" w14:textId="77777777" w:rsidR="00DC3071" w:rsidRDefault="00DC3071">
      <w:pPr>
        <w:spacing w:after="0" w:line="240" w:lineRule="auto"/>
      </w:pPr>
      <w:r>
        <w:continuationSeparator/>
      </w:r>
    </w:p>
  </w:endnote>
  <w:endnote w:type="continuationNotice" w:id="1">
    <w:p w14:paraId="33729A64" w14:textId="77777777" w:rsidR="00DC3071" w:rsidRDefault="00DC30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06490" w14:textId="3BD3B275" w:rsidR="00635FF9" w:rsidRDefault="00635FF9" w:rsidP="00EE7BAA">
    <w:pPr>
      <w:pStyle w:val="Fuzeile"/>
      <w:pBdr>
        <w:top w:val="none" w:sz="4" w:space="9" w:color="000000"/>
      </w:pBdr>
      <w:shd w:val="clear" w:color="auto" w:fill="FFFFFF" w:themeFill="background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19D6" w14:textId="77777777" w:rsidR="00EE7BAA" w:rsidRDefault="00EE7BAA" w:rsidP="00EE7BAA">
    <w:pPr>
      <w:pStyle w:val="Fuzeile"/>
      <w:pBdr>
        <w:top w:val="none" w:sz="4" w:space="9" w:color="000000"/>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63D05" w14:textId="2DE1CF47" w:rsidR="00EE7BAA" w:rsidRDefault="009B30E0" w:rsidP="00EE7BAA">
    <w:pPr>
      <w:pStyle w:val="Fuzeile"/>
      <w:pBdr>
        <w:top w:val="none" w:sz="4" w:space="9" w:color="000000"/>
      </w:pBdr>
      <w:shd w:val="clear" w:color="auto" w:fill="FFFFFF" w:themeFill="background1"/>
    </w:pPr>
    <w:r>
      <w:rPr>
        <w:b/>
        <w:noProof/>
        <w:lang w:eastAsia="de-DE"/>
      </w:rPr>
      <w:drawing>
        <wp:anchor distT="0" distB="0" distL="114300" distR="114300" simplePos="0" relativeHeight="251658240" behindDoc="0" locked="0" layoutInCell="1" allowOverlap="1" wp14:anchorId="59C2A3C1" wp14:editId="73731CBB">
          <wp:simplePos x="0" y="0"/>
          <wp:positionH relativeFrom="margin">
            <wp:align>right</wp:align>
          </wp:positionH>
          <wp:positionV relativeFrom="paragraph">
            <wp:posOffset>216857</wp:posOffset>
          </wp:positionV>
          <wp:extent cx="1943100" cy="341630"/>
          <wp:effectExtent l="0" t="0" r="0" b="1270"/>
          <wp:wrapThrough wrapText="bothSides">
            <wp:wrapPolygon edited="0">
              <wp:start x="0" y="0"/>
              <wp:lineTo x="0" y="14454"/>
              <wp:lineTo x="635" y="20476"/>
              <wp:lineTo x="3176" y="20476"/>
              <wp:lineTo x="3176" y="19271"/>
              <wp:lineTo x="21388" y="13249"/>
              <wp:lineTo x="21388" y="6022"/>
              <wp:lineTo x="4447" y="0"/>
              <wp:lineTo x="0" y="0"/>
            </wp:wrapPolygon>
          </wp:wrapThrough>
          <wp:docPr id="1" name="Bild 3" descr="Logo_Un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_Uni_1"/>
                  <pic:cNvPicPr>
                    <a:picLocks noChangeAspect="1"/>
                  </pic:cNvPicPr>
                </pic:nvPicPr>
                <pic:blipFill>
                  <a:blip r:embed="rId1" cstate="print">
                    <a:extLst>
                      <a:ext uri="{28A0092B-C50C-407E-A947-70E740481C1C}">
                        <a14:useLocalDpi xmlns:a14="http://schemas.microsoft.com/office/drawing/2010/main" val="0"/>
                      </a:ext>
                    </a:extLst>
                  </a:blip>
                  <a:stretch/>
                </pic:blipFill>
                <pic:spPr bwMode="auto">
                  <a:xfrm>
                    <a:off x="0" y="0"/>
                    <a:ext cx="1943100" cy="341630"/>
                  </a:xfrm>
                  <a:prstGeom prst="rect">
                    <a:avLst/>
                  </a:prstGeom>
                  <a:noFill/>
                  <a:ln>
                    <a:noFill/>
                  </a:ln>
                </pic:spPr>
              </pic:pic>
            </a:graphicData>
          </a:graphic>
        </wp:anchor>
      </w:drawing>
    </w:r>
    <w:r>
      <w:rPr>
        <w:noProof/>
      </w:rPr>
      <w:drawing>
        <wp:anchor distT="0" distB="0" distL="114300" distR="114300" simplePos="0" relativeHeight="251658241" behindDoc="0" locked="0" layoutInCell="1" allowOverlap="1" wp14:anchorId="1D950A60" wp14:editId="72A93D2E">
          <wp:simplePos x="0" y="0"/>
          <wp:positionH relativeFrom="margin">
            <wp:align>left</wp:align>
          </wp:positionH>
          <wp:positionV relativeFrom="paragraph">
            <wp:posOffset>157385</wp:posOffset>
          </wp:positionV>
          <wp:extent cx="1360800" cy="396000"/>
          <wp:effectExtent l="0" t="0" r="0" b="4445"/>
          <wp:wrapNone/>
          <wp:docPr id="3" name="Grafik 3" descr="CONTACT Software GmbH - OWL Maschin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CT Software GmbH - OWL Maschinenbau"/>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360800" cy="3960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B685F" w14:textId="77777777" w:rsidR="00DC3071" w:rsidRDefault="00DC3071">
      <w:pPr>
        <w:spacing w:after="0" w:line="240" w:lineRule="auto"/>
      </w:pPr>
      <w:r>
        <w:separator/>
      </w:r>
    </w:p>
  </w:footnote>
  <w:footnote w:type="continuationSeparator" w:id="0">
    <w:p w14:paraId="19E98C92" w14:textId="77777777" w:rsidR="00DC3071" w:rsidRDefault="00DC3071">
      <w:pPr>
        <w:spacing w:after="0" w:line="240" w:lineRule="auto"/>
      </w:pPr>
      <w:r>
        <w:continuationSeparator/>
      </w:r>
    </w:p>
  </w:footnote>
  <w:footnote w:type="continuationNotice" w:id="1">
    <w:p w14:paraId="52D33912" w14:textId="77777777" w:rsidR="00DC3071" w:rsidRDefault="00DC30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685D8" w14:textId="77777777" w:rsidR="00635FF9" w:rsidRDefault="00635FF9">
    <w:pPr>
      <w:pStyle w:val="Kopfzeile"/>
    </w:pPr>
  </w:p>
  <w:p w14:paraId="0C395F0D" w14:textId="77777777" w:rsidR="00635FF9" w:rsidRDefault="00635FF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0311B" w14:textId="77777777" w:rsidR="00EE7BAA" w:rsidRDefault="00EE7BAA" w:rsidP="00EE7BAA">
    <w:pPr>
      <w:pStyle w:val="Kopfzeile"/>
      <w:pBdr>
        <w:top w:val="none" w:sz="4" w:space="9" w:color="000000"/>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A81C7" w14:textId="77777777" w:rsidR="00635FF9" w:rsidRDefault="00635FF9" w:rsidP="00EE7BAA">
    <w:pPr>
      <w:pStyle w:val="Kopfzeile"/>
      <w:pBdr>
        <w:top w:val="none" w:sz="4" w:space="9" w:color="000000"/>
      </w:pBdr>
    </w:pPr>
  </w:p>
  <w:p w14:paraId="4B3171D4" w14:textId="0F117653" w:rsidR="00635FF9" w:rsidRDefault="00635FF9">
    <w:pPr>
      <w:pStyle w:val="Kopfzeile"/>
      <w:pBdr>
        <w:bottom w:val="single" w:sz="4" w:space="1" w:color="auto"/>
      </w:pBdr>
      <w:tabs>
        <w:tab w:val="clear" w:pos="4536"/>
        <w:tab w:val="clear" w:pos="9072"/>
        <w:tab w:val="center" w:pos="4677"/>
        <w:tab w:val="right" w:pos="9354"/>
      </w:tabs>
    </w:pPr>
    <w:r>
      <w:tab/>
    </w:r>
    <w:r w:rsidR="00E2236A">
      <w:fldChar w:fldCharType="begin"/>
    </w:r>
    <w:r w:rsidR="00E2236A">
      <w:instrText>STYLEREF "Überschrift 1" \l \n \* MERGEFORMAT</w:instrText>
    </w:r>
    <w:r w:rsidR="00E2236A">
      <w:fldChar w:fldCharType="separate"/>
    </w:r>
    <w:r w:rsidR="00C541EA">
      <w:rPr>
        <w:noProof/>
      </w:rPr>
      <w:t>1</w:t>
    </w:r>
    <w:r w:rsidR="00E2236A">
      <w:rPr>
        <w:noProof/>
      </w:rPr>
      <w:fldChar w:fldCharType="end"/>
    </w:r>
    <w:r>
      <w:t xml:space="preserve"> </w:t>
    </w:r>
    <w:r w:rsidR="00E2236A">
      <w:fldChar w:fldCharType="begin"/>
    </w:r>
    <w:r w:rsidR="00E2236A">
      <w:instrText>STYLEREF "Überschrift 1" \* MERGEFORMAT</w:instrText>
    </w:r>
    <w:r w:rsidR="00E2236A">
      <w:fldChar w:fldCharType="separate"/>
    </w:r>
    <w:r w:rsidR="00C541EA">
      <w:rPr>
        <w:noProof/>
      </w:rPr>
      <w:t>Einleitung</w:t>
    </w:r>
    <w:r w:rsidR="00E2236A">
      <w:rPr>
        <w:noProof/>
      </w:rPr>
      <w:fldChar w:fldCharType="end"/>
    </w:r>
    <w:r>
      <w:tab/>
    </w:r>
    <w:r>
      <w:fldChar w:fldCharType="begin"/>
    </w:r>
    <w:r>
      <w:instrText xml:space="preserve"> PAGE   \* MERGEFORMAT </w:instrText>
    </w:r>
    <w:r>
      <w:fldChar w:fldCharType="separate"/>
    </w:r>
    <w:r>
      <w:t>62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0A35" w14:textId="787B3486" w:rsidR="00635FF9" w:rsidRDefault="00635FF9">
    <w:pPr>
      <w:pStyle w:val="Kopfzeile"/>
      <w:pBdr>
        <w:bottom w:val="single" w:sz="4" w:space="1" w:color="auto"/>
      </w:pBdr>
      <w:tabs>
        <w:tab w:val="clear" w:pos="4536"/>
        <w:tab w:val="clear" w:pos="9072"/>
        <w:tab w:val="center" w:pos="4677"/>
        <w:tab w:val="right" w:pos="9354"/>
      </w:tabs>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7FABD" w14:textId="7604A400" w:rsidR="00ED5396" w:rsidRDefault="00ED5396">
    <w:pPr>
      <w:pStyle w:val="Kopfzeile"/>
      <w:pBdr>
        <w:bottom w:val="single" w:sz="4" w:space="1" w:color="auto"/>
      </w:pBdr>
      <w:tabs>
        <w:tab w:val="clear" w:pos="4536"/>
        <w:tab w:val="clear" w:pos="9072"/>
        <w:tab w:val="center" w:pos="4677"/>
        <w:tab w:val="right" w:pos="9354"/>
      </w:tabs>
    </w:pPr>
    <w:r>
      <w:tab/>
    </w:r>
    <w:fldSimple w:instr="STYLEREF &quot;Überschrift 1&quot; \l \n \* MERGEFORMAT">
      <w:r w:rsidR="00045908" w:rsidRPr="00045908">
        <w:rPr>
          <w:noProof/>
          <w:lang w:val="en-US"/>
        </w:rPr>
        <w:t>1</w:t>
      </w:r>
    </w:fldSimple>
    <w:r w:rsidRPr="00BD4B4E">
      <w:rPr>
        <w:lang w:val="en-US"/>
      </w:rPr>
      <w:t xml:space="preserve"> </w:t>
    </w:r>
    <w:r w:rsidR="002B0506" w:rsidRPr="00BD4B4E">
      <w:fldChar w:fldCharType="begin"/>
    </w:r>
    <w:r w:rsidR="002B0506" w:rsidRPr="00BD4B4E">
      <w:rPr>
        <w:lang w:val="en-US"/>
      </w:rPr>
      <w:instrText>STYLEREF "Überschrift 1" \l \* MERGEFORMAT</w:instrText>
    </w:r>
    <w:r w:rsidR="002B0506" w:rsidRPr="00BD4B4E">
      <w:fldChar w:fldCharType="separate"/>
    </w:r>
    <w:r w:rsidR="00045908">
      <w:rPr>
        <w:noProof/>
        <w:lang w:val="en-US"/>
      </w:rPr>
      <w:t>Einleitung</w:t>
    </w:r>
    <w:r w:rsidR="002B0506" w:rsidRPr="00BD4B4E">
      <w:rPr>
        <w:noProof/>
      </w:rPr>
      <w:fldChar w:fldCharType="end"/>
    </w:r>
    <w:r w:rsidRPr="00BD4B4E">
      <w:rPr>
        <w:b/>
        <w:bCs/>
        <w:rPrChange w:id="145" w:author="Zelgai Nemati" w:date="2021-12-08T19:36:00Z">
          <w:rPr/>
        </w:rPrChange>
      </w:rPr>
      <w:tab/>
    </w:r>
    <w:r>
      <w:fldChar w:fldCharType="begin"/>
    </w:r>
    <w:r>
      <w:instrText xml:space="preserve"> PAGE   \* MERGEFORMAT </w:instrText>
    </w:r>
    <w:r>
      <w:fldChar w:fldCharType="separate"/>
    </w:r>
    <w:r>
      <w:t>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A0456" w14:textId="77777777" w:rsidR="00E21097" w:rsidRDefault="00E21097">
    <w:pPr>
      <w:pStyle w:val="Kopfzeile"/>
    </w:pPr>
  </w:p>
  <w:p w14:paraId="5A454C5B" w14:textId="0621C4F1" w:rsidR="00E21097" w:rsidRDefault="00821BAF">
    <w:pPr>
      <w:pStyle w:val="Kopfzeile"/>
      <w:pBdr>
        <w:bottom w:val="single" w:sz="4" w:space="1" w:color="auto"/>
      </w:pBdr>
      <w:tabs>
        <w:tab w:val="clear" w:pos="4536"/>
        <w:tab w:val="clear" w:pos="9072"/>
        <w:tab w:val="center" w:pos="4677"/>
        <w:tab w:val="right" w:pos="9354"/>
      </w:tabs>
    </w:pPr>
    <w:r>
      <w:tab/>
    </w:r>
    <w:r w:rsidR="00E2236A">
      <w:fldChar w:fldCharType="begin"/>
    </w:r>
    <w:r w:rsidR="00E2236A">
      <w:instrText>STYLEREF "Überschrift 1" \* MERGEFORMAT</w:instrText>
    </w:r>
    <w:r w:rsidR="00E2236A">
      <w:fldChar w:fldCharType="separate"/>
    </w:r>
    <w:r w:rsidR="00C541EA">
      <w:rPr>
        <w:noProof/>
      </w:rPr>
      <w:t>Fazit</w:t>
    </w:r>
    <w:r w:rsidR="00E2236A">
      <w:rPr>
        <w:noProof/>
      </w:rPr>
      <w:fldChar w:fldCharType="end"/>
    </w:r>
    <w:r>
      <w:tab/>
    </w:r>
    <w:r>
      <w:fldChar w:fldCharType="begin"/>
    </w:r>
    <w:r>
      <w:instrText xml:space="preserve"> PAGE   \* MERGEFORMAT </w:instrText>
    </w:r>
    <w:r>
      <w:fldChar w:fldCharType="separate"/>
    </w:r>
    <w:r>
      <w:t>XIV</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A1EFA"/>
    <w:multiLevelType w:val="hybridMultilevel"/>
    <w:tmpl w:val="1226C13C"/>
    <w:lvl w:ilvl="0" w:tplc="334E923A">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757737"/>
    <w:multiLevelType w:val="hybridMultilevel"/>
    <w:tmpl w:val="A026776C"/>
    <w:lvl w:ilvl="0" w:tplc="E69C8214">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FAA7B9F"/>
    <w:multiLevelType w:val="hybridMultilevel"/>
    <w:tmpl w:val="47587038"/>
    <w:lvl w:ilvl="0" w:tplc="E760FCF8">
      <w:start w:val="3"/>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B23668"/>
    <w:multiLevelType w:val="multilevel"/>
    <w:tmpl w:val="EFE84A70"/>
    <w:styleLink w:val="Anhang"/>
    <w:lvl w:ilvl="0">
      <w:start w:val="1"/>
      <w:numFmt w:val="decimal"/>
      <w:pStyle w:val="Anha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3B16C5F"/>
    <w:multiLevelType w:val="hybridMultilevel"/>
    <w:tmpl w:val="A61C10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1871B8"/>
    <w:multiLevelType w:val="hybridMultilevel"/>
    <w:tmpl w:val="831EAD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8E1BF6"/>
    <w:multiLevelType w:val="hybridMultilevel"/>
    <w:tmpl w:val="EEB092A6"/>
    <w:lvl w:ilvl="0" w:tplc="DF766026">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70691D"/>
    <w:multiLevelType w:val="hybridMultilevel"/>
    <w:tmpl w:val="9536DF44"/>
    <w:lvl w:ilvl="0" w:tplc="2506CCA6">
      <w:start w:val="3"/>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567690A"/>
    <w:multiLevelType w:val="multilevel"/>
    <w:tmpl w:val="005C0D12"/>
    <w:lvl w:ilvl="0">
      <w:start w:val="1"/>
      <w:numFmt w:val="decimal"/>
      <w:pStyle w:val="berschrift1"/>
      <w:lvlText w:val="%1"/>
      <w:lvlJc w:val="left"/>
      <w:pPr>
        <w:ind w:left="4685" w:hanging="432"/>
      </w:pPr>
      <w:rPr>
        <w:rFonts w:hint="default"/>
      </w:rPr>
    </w:lvl>
    <w:lvl w:ilvl="1">
      <w:start w:val="1"/>
      <w:numFmt w:val="decimal"/>
      <w:pStyle w:val="berschrift2"/>
      <w:lvlText w:val="%1.%2"/>
      <w:lvlJc w:val="left"/>
      <w:pPr>
        <w:ind w:left="576" w:hanging="576"/>
      </w:pPr>
      <w:rPr>
        <w:rFonts w:ascii="Arial" w:hAnsi="Arial" w:cs="Arial" w:hint="default"/>
        <w:b/>
        <w:bCs w:val="0"/>
        <w:i w:val="0"/>
        <w:iCs w:val="0"/>
        <w:caps w:val="0"/>
        <w:smallCaps w:val="0"/>
        <w:strike w:val="0"/>
        <w:vanish w:val="0"/>
        <w:color w:val="000000"/>
        <w:spacing w:val="0"/>
        <w:position w:val="0"/>
        <w:szCs w:val="0"/>
        <w:u w:val="none"/>
        <w:vertAlign w:val="baseline"/>
      </w:rPr>
    </w:lvl>
    <w:lvl w:ilvl="2">
      <w:start w:val="1"/>
      <w:numFmt w:val="decimal"/>
      <w:pStyle w:val="berschrift3"/>
      <w:lvlText w:val="%1.%2.%3"/>
      <w:lvlJc w:val="left"/>
      <w:pPr>
        <w:ind w:left="1004" w:hanging="720"/>
      </w:pPr>
      <w:rPr>
        <w:b/>
        <w:bCs w:val="0"/>
        <w:i w:val="0"/>
        <w:iCs w:val="0"/>
        <w:caps w:val="0"/>
        <w:smallCaps w:val="0"/>
        <w:strike w:val="0"/>
        <w:vanish w:val="0"/>
        <w:spacing w:val="0"/>
        <w:position w:val="0"/>
        <w:szCs w:val="0"/>
        <w:u w:val="none"/>
        <w:vertAlign w:val="base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9" w15:restartNumberingAfterBreak="0">
    <w:nsid w:val="40176C90"/>
    <w:multiLevelType w:val="hybridMultilevel"/>
    <w:tmpl w:val="95D8FC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D0E5C5C"/>
    <w:multiLevelType w:val="hybridMultilevel"/>
    <w:tmpl w:val="167602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DB43510"/>
    <w:multiLevelType w:val="hybridMultilevel"/>
    <w:tmpl w:val="ADB81208"/>
    <w:lvl w:ilvl="0" w:tplc="9D4AC0CA">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0936E1D"/>
    <w:multiLevelType w:val="hybridMultilevel"/>
    <w:tmpl w:val="4AB8D4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C4B63A5"/>
    <w:multiLevelType w:val="hybridMultilevel"/>
    <w:tmpl w:val="4C6C4266"/>
    <w:lvl w:ilvl="0" w:tplc="334E923A">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F9B1578"/>
    <w:multiLevelType w:val="hybridMultilevel"/>
    <w:tmpl w:val="0D224ED8"/>
    <w:lvl w:ilvl="0" w:tplc="063A1FE6">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0804DAC"/>
    <w:multiLevelType w:val="hybridMultilevel"/>
    <w:tmpl w:val="050AC2F8"/>
    <w:lvl w:ilvl="0" w:tplc="E760FCF8">
      <w:start w:val="3"/>
      <w:numFmt w:val="bullet"/>
      <w:lvlText w:val="-"/>
      <w:lvlJc w:val="left"/>
      <w:pPr>
        <w:ind w:left="1080" w:hanging="360"/>
      </w:pPr>
      <w:rPr>
        <w:rFonts w:ascii="Arial" w:eastAsia="Calibri"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6AE22481"/>
    <w:multiLevelType w:val="hybridMultilevel"/>
    <w:tmpl w:val="F2847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243493E"/>
    <w:multiLevelType w:val="hybridMultilevel"/>
    <w:tmpl w:val="580EA5EE"/>
    <w:lvl w:ilvl="0" w:tplc="F48EB304">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F786FEC"/>
    <w:multiLevelType w:val="hybridMultilevel"/>
    <w:tmpl w:val="D2242F00"/>
    <w:lvl w:ilvl="0" w:tplc="91CA76E6">
      <w:start w:val="3"/>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6"/>
  </w:num>
  <w:num w:numId="5">
    <w:abstractNumId w:val="10"/>
  </w:num>
  <w:num w:numId="6">
    <w:abstractNumId w:val="12"/>
  </w:num>
  <w:num w:numId="7">
    <w:abstractNumId w:val="17"/>
  </w:num>
  <w:num w:numId="8">
    <w:abstractNumId w:val="11"/>
  </w:num>
  <w:num w:numId="9">
    <w:abstractNumId w:val="4"/>
  </w:num>
  <w:num w:numId="10">
    <w:abstractNumId w:val="14"/>
  </w:num>
  <w:num w:numId="11">
    <w:abstractNumId w:val="18"/>
  </w:num>
  <w:num w:numId="12">
    <w:abstractNumId w:val="13"/>
  </w:num>
  <w:num w:numId="13">
    <w:abstractNumId w:val="0"/>
  </w:num>
  <w:num w:numId="14">
    <w:abstractNumId w:val="2"/>
  </w:num>
  <w:num w:numId="15">
    <w:abstractNumId w:val="15"/>
  </w:num>
  <w:num w:numId="16">
    <w:abstractNumId w:val="16"/>
  </w:num>
  <w:num w:numId="17">
    <w:abstractNumId w:val="9"/>
  </w:num>
  <w:num w:numId="18">
    <w:abstractNumId w:val="7"/>
  </w:num>
  <w:num w:numId="19">
    <w:abstractNumId w:val="1"/>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gai Nemati">
    <w15:presenceInfo w15:providerId="AD" w15:userId="S::zne@contact.de::7a31def8-4cf3-4d45-99d4-333672bb6bd4"/>
  </w15:person>
  <w15:person w15:author="Andreas Haselsteiner">
    <w15:presenceInfo w15:providerId="AD" w15:userId="S::andreas@flucto.tech::27b54341-7a1f-4b75-80b3-735792ff9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revisionView w:markup="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097"/>
    <w:rsid w:val="000001FF"/>
    <w:rsid w:val="0000419A"/>
    <w:rsid w:val="00007147"/>
    <w:rsid w:val="000075FB"/>
    <w:rsid w:val="000103B1"/>
    <w:rsid w:val="0001128A"/>
    <w:rsid w:val="0001405A"/>
    <w:rsid w:val="00015E8F"/>
    <w:rsid w:val="00016432"/>
    <w:rsid w:val="000175BF"/>
    <w:rsid w:val="00017B89"/>
    <w:rsid w:val="000203A6"/>
    <w:rsid w:val="0002113B"/>
    <w:rsid w:val="00021918"/>
    <w:rsid w:val="0002203F"/>
    <w:rsid w:val="0002310D"/>
    <w:rsid w:val="00023C2D"/>
    <w:rsid w:val="00024EE1"/>
    <w:rsid w:val="000264A1"/>
    <w:rsid w:val="000270A6"/>
    <w:rsid w:val="00030325"/>
    <w:rsid w:val="0003118C"/>
    <w:rsid w:val="00031317"/>
    <w:rsid w:val="00031E5A"/>
    <w:rsid w:val="00032586"/>
    <w:rsid w:val="0003403E"/>
    <w:rsid w:val="00036631"/>
    <w:rsid w:val="00036F05"/>
    <w:rsid w:val="00041BD4"/>
    <w:rsid w:val="00043286"/>
    <w:rsid w:val="000437EB"/>
    <w:rsid w:val="00043FC4"/>
    <w:rsid w:val="00045908"/>
    <w:rsid w:val="00045B5B"/>
    <w:rsid w:val="00046ADD"/>
    <w:rsid w:val="00047B00"/>
    <w:rsid w:val="0005388D"/>
    <w:rsid w:val="00057804"/>
    <w:rsid w:val="00057D43"/>
    <w:rsid w:val="0006122F"/>
    <w:rsid w:val="00062206"/>
    <w:rsid w:val="00062B4A"/>
    <w:rsid w:val="00064F40"/>
    <w:rsid w:val="00065D56"/>
    <w:rsid w:val="000660AD"/>
    <w:rsid w:val="00066A68"/>
    <w:rsid w:val="00067AE0"/>
    <w:rsid w:val="00070AB3"/>
    <w:rsid w:val="00071996"/>
    <w:rsid w:val="00072B0C"/>
    <w:rsid w:val="00072F53"/>
    <w:rsid w:val="000732CB"/>
    <w:rsid w:val="00073E3E"/>
    <w:rsid w:val="0007781E"/>
    <w:rsid w:val="0008115E"/>
    <w:rsid w:val="00084B59"/>
    <w:rsid w:val="000854C0"/>
    <w:rsid w:val="00085AAA"/>
    <w:rsid w:val="00092499"/>
    <w:rsid w:val="000935C8"/>
    <w:rsid w:val="000939B7"/>
    <w:rsid w:val="00094D75"/>
    <w:rsid w:val="00095195"/>
    <w:rsid w:val="00096570"/>
    <w:rsid w:val="00096DBA"/>
    <w:rsid w:val="000A0345"/>
    <w:rsid w:val="000A042E"/>
    <w:rsid w:val="000A0E82"/>
    <w:rsid w:val="000A141E"/>
    <w:rsid w:val="000A48AB"/>
    <w:rsid w:val="000B0133"/>
    <w:rsid w:val="000B0F30"/>
    <w:rsid w:val="000B6EC7"/>
    <w:rsid w:val="000B7193"/>
    <w:rsid w:val="000C22DE"/>
    <w:rsid w:val="000C47A3"/>
    <w:rsid w:val="000C5271"/>
    <w:rsid w:val="000C59D7"/>
    <w:rsid w:val="000C5B64"/>
    <w:rsid w:val="000D0943"/>
    <w:rsid w:val="000D1132"/>
    <w:rsid w:val="000D1619"/>
    <w:rsid w:val="000D2820"/>
    <w:rsid w:val="000D3823"/>
    <w:rsid w:val="000D3B20"/>
    <w:rsid w:val="000D40A7"/>
    <w:rsid w:val="000D6C51"/>
    <w:rsid w:val="000D750F"/>
    <w:rsid w:val="000E30BB"/>
    <w:rsid w:val="000F028E"/>
    <w:rsid w:val="000F1691"/>
    <w:rsid w:val="000F2C42"/>
    <w:rsid w:val="000F3220"/>
    <w:rsid w:val="000F4030"/>
    <w:rsid w:val="001001D5"/>
    <w:rsid w:val="00101F8E"/>
    <w:rsid w:val="001033F5"/>
    <w:rsid w:val="00104FD6"/>
    <w:rsid w:val="001050BD"/>
    <w:rsid w:val="00105BA9"/>
    <w:rsid w:val="00111657"/>
    <w:rsid w:val="00111688"/>
    <w:rsid w:val="00115CAB"/>
    <w:rsid w:val="0011717B"/>
    <w:rsid w:val="001176E4"/>
    <w:rsid w:val="00120452"/>
    <w:rsid w:val="00121787"/>
    <w:rsid w:val="00127248"/>
    <w:rsid w:val="0013028F"/>
    <w:rsid w:val="00133A24"/>
    <w:rsid w:val="00134309"/>
    <w:rsid w:val="00134AFB"/>
    <w:rsid w:val="00136825"/>
    <w:rsid w:val="00136D79"/>
    <w:rsid w:val="00141481"/>
    <w:rsid w:val="00144BBE"/>
    <w:rsid w:val="00145C8B"/>
    <w:rsid w:val="00145EF2"/>
    <w:rsid w:val="00147C88"/>
    <w:rsid w:val="00150003"/>
    <w:rsid w:val="00150664"/>
    <w:rsid w:val="001507C9"/>
    <w:rsid w:val="00151761"/>
    <w:rsid w:val="00151B2A"/>
    <w:rsid w:val="001520EF"/>
    <w:rsid w:val="001548A7"/>
    <w:rsid w:val="001550E0"/>
    <w:rsid w:val="00156887"/>
    <w:rsid w:val="00156DE7"/>
    <w:rsid w:val="00161AD4"/>
    <w:rsid w:val="00162D5D"/>
    <w:rsid w:val="00165BDF"/>
    <w:rsid w:val="001661C1"/>
    <w:rsid w:val="0017059D"/>
    <w:rsid w:val="00170F39"/>
    <w:rsid w:val="001719DE"/>
    <w:rsid w:val="0017260B"/>
    <w:rsid w:val="00180089"/>
    <w:rsid w:val="00184F43"/>
    <w:rsid w:val="001864E5"/>
    <w:rsid w:val="001864F9"/>
    <w:rsid w:val="00191C37"/>
    <w:rsid w:val="00191E0F"/>
    <w:rsid w:val="001920E1"/>
    <w:rsid w:val="00196214"/>
    <w:rsid w:val="001969A0"/>
    <w:rsid w:val="00196CF0"/>
    <w:rsid w:val="001A073E"/>
    <w:rsid w:val="001A078C"/>
    <w:rsid w:val="001A137F"/>
    <w:rsid w:val="001A14E6"/>
    <w:rsid w:val="001A18D0"/>
    <w:rsid w:val="001A26AF"/>
    <w:rsid w:val="001A329B"/>
    <w:rsid w:val="001A3BC6"/>
    <w:rsid w:val="001A3D32"/>
    <w:rsid w:val="001A41C5"/>
    <w:rsid w:val="001A4C84"/>
    <w:rsid w:val="001B032A"/>
    <w:rsid w:val="001B27FD"/>
    <w:rsid w:val="001B2B8C"/>
    <w:rsid w:val="001B3EE5"/>
    <w:rsid w:val="001B568C"/>
    <w:rsid w:val="001B72BC"/>
    <w:rsid w:val="001C0BC5"/>
    <w:rsid w:val="001C0F7F"/>
    <w:rsid w:val="001C1D83"/>
    <w:rsid w:val="001C2260"/>
    <w:rsid w:val="001C2382"/>
    <w:rsid w:val="001C40D8"/>
    <w:rsid w:val="001C6243"/>
    <w:rsid w:val="001D1938"/>
    <w:rsid w:val="001D3013"/>
    <w:rsid w:val="001D393A"/>
    <w:rsid w:val="001D4FD9"/>
    <w:rsid w:val="001D6A17"/>
    <w:rsid w:val="001E0836"/>
    <w:rsid w:val="001E2176"/>
    <w:rsid w:val="001E4B67"/>
    <w:rsid w:val="001E538C"/>
    <w:rsid w:val="001E5EE2"/>
    <w:rsid w:val="001E688B"/>
    <w:rsid w:val="001F0979"/>
    <w:rsid w:val="0020182C"/>
    <w:rsid w:val="0020221A"/>
    <w:rsid w:val="00202C9F"/>
    <w:rsid w:val="00206344"/>
    <w:rsid w:val="00206B6C"/>
    <w:rsid w:val="002131C7"/>
    <w:rsid w:val="0021559D"/>
    <w:rsid w:val="00215C6F"/>
    <w:rsid w:val="002162B4"/>
    <w:rsid w:val="00217303"/>
    <w:rsid w:val="002206FC"/>
    <w:rsid w:val="00221281"/>
    <w:rsid w:val="00221521"/>
    <w:rsid w:val="0022164F"/>
    <w:rsid w:val="00221B41"/>
    <w:rsid w:val="00222BA2"/>
    <w:rsid w:val="00222C26"/>
    <w:rsid w:val="00226016"/>
    <w:rsid w:val="0023425E"/>
    <w:rsid w:val="0023461C"/>
    <w:rsid w:val="00234AC1"/>
    <w:rsid w:val="002357A4"/>
    <w:rsid w:val="00235C3B"/>
    <w:rsid w:val="00236AD8"/>
    <w:rsid w:val="00236D47"/>
    <w:rsid w:val="0024214F"/>
    <w:rsid w:val="002439B3"/>
    <w:rsid w:val="00245ADA"/>
    <w:rsid w:val="002464BE"/>
    <w:rsid w:val="00247106"/>
    <w:rsid w:val="002509EB"/>
    <w:rsid w:val="0025209D"/>
    <w:rsid w:val="002520B1"/>
    <w:rsid w:val="00255ECB"/>
    <w:rsid w:val="00256646"/>
    <w:rsid w:val="002572DE"/>
    <w:rsid w:val="00257F7D"/>
    <w:rsid w:val="00260221"/>
    <w:rsid w:val="00260ED8"/>
    <w:rsid w:val="0026271F"/>
    <w:rsid w:val="00266381"/>
    <w:rsid w:val="0027180B"/>
    <w:rsid w:val="002724F0"/>
    <w:rsid w:val="002746AB"/>
    <w:rsid w:val="00275B1A"/>
    <w:rsid w:val="0027714C"/>
    <w:rsid w:val="0027769A"/>
    <w:rsid w:val="00277BDE"/>
    <w:rsid w:val="00280006"/>
    <w:rsid w:val="00281E3F"/>
    <w:rsid w:val="00284668"/>
    <w:rsid w:val="002876A4"/>
    <w:rsid w:val="002878A8"/>
    <w:rsid w:val="00287E7D"/>
    <w:rsid w:val="00292FD7"/>
    <w:rsid w:val="002977BA"/>
    <w:rsid w:val="00297CBF"/>
    <w:rsid w:val="002A10AD"/>
    <w:rsid w:val="002A21D1"/>
    <w:rsid w:val="002A496F"/>
    <w:rsid w:val="002A62D9"/>
    <w:rsid w:val="002A715C"/>
    <w:rsid w:val="002A7F72"/>
    <w:rsid w:val="002B0506"/>
    <w:rsid w:val="002B062E"/>
    <w:rsid w:val="002B3AD4"/>
    <w:rsid w:val="002B47AC"/>
    <w:rsid w:val="002B52A7"/>
    <w:rsid w:val="002B6D33"/>
    <w:rsid w:val="002C0EFA"/>
    <w:rsid w:val="002C20B1"/>
    <w:rsid w:val="002C328C"/>
    <w:rsid w:val="002C4E9B"/>
    <w:rsid w:val="002C586A"/>
    <w:rsid w:val="002C5B97"/>
    <w:rsid w:val="002D022D"/>
    <w:rsid w:val="002D1BE0"/>
    <w:rsid w:val="002D1EF7"/>
    <w:rsid w:val="002D4B0C"/>
    <w:rsid w:val="002D7AEE"/>
    <w:rsid w:val="002E0F4A"/>
    <w:rsid w:val="002E114B"/>
    <w:rsid w:val="002E39D9"/>
    <w:rsid w:val="002E5314"/>
    <w:rsid w:val="002E5720"/>
    <w:rsid w:val="002E5DB7"/>
    <w:rsid w:val="002E6EF8"/>
    <w:rsid w:val="002E7233"/>
    <w:rsid w:val="002F164E"/>
    <w:rsid w:val="002F5C5A"/>
    <w:rsid w:val="002F6C1B"/>
    <w:rsid w:val="00300D1C"/>
    <w:rsid w:val="00305936"/>
    <w:rsid w:val="00307065"/>
    <w:rsid w:val="00307A16"/>
    <w:rsid w:val="00311F18"/>
    <w:rsid w:val="003123F5"/>
    <w:rsid w:val="00313EC8"/>
    <w:rsid w:val="00314CFB"/>
    <w:rsid w:val="00316288"/>
    <w:rsid w:val="00322308"/>
    <w:rsid w:val="0032434B"/>
    <w:rsid w:val="003243A3"/>
    <w:rsid w:val="003277DE"/>
    <w:rsid w:val="00331853"/>
    <w:rsid w:val="00333E82"/>
    <w:rsid w:val="003352D2"/>
    <w:rsid w:val="0033629B"/>
    <w:rsid w:val="00336ADA"/>
    <w:rsid w:val="00337CA3"/>
    <w:rsid w:val="00337D29"/>
    <w:rsid w:val="0034038C"/>
    <w:rsid w:val="00343D10"/>
    <w:rsid w:val="003450C8"/>
    <w:rsid w:val="00345C0F"/>
    <w:rsid w:val="003463FD"/>
    <w:rsid w:val="003469AF"/>
    <w:rsid w:val="00346A5B"/>
    <w:rsid w:val="00347EC1"/>
    <w:rsid w:val="003504DC"/>
    <w:rsid w:val="0035063A"/>
    <w:rsid w:val="00350B95"/>
    <w:rsid w:val="003512DF"/>
    <w:rsid w:val="00351B53"/>
    <w:rsid w:val="00351B98"/>
    <w:rsid w:val="0035388E"/>
    <w:rsid w:val="00354A45"/>
    <w:rsid w:val="00360867"/>
    <w:rsid w:val="0036121E"/>
    <w:rsid w:val="00361C71"/>
    <w:rsid w:val="00362FB3"/>
    <w:rsid w:val="003630AE"/>
    <w:rsid w:val="003631D4"/>
    <w:rsid w:val="00363F96"/>
    <w:rsid w:val="00364DB9"/>
    <w:rsid w:val="00366796"/>
    <w:rsid w:val="003719C4"/>
    <w:rsid w:val="0037212E"/>
    <w:rsid w:val="00374D17"/>
    <w:rsid w:val="00376F95"/>
    <w:rsid w:val="00377534"/>
    <w:rsid w:val="003777AE"/>
    <w:rsid w:val="00380E24"/>
    <w:rsid w:val="003815C8"/>
    <w:rsid w:val="00382112"/>
    <w:rsid w:val="003827B7"/>
    <w:rsid w:val="00382AC1"/>
    <w:rsid w:val="003840C2"/>
    <w:rsid w:val="00391BD4"/>
    <w:rsid w:val="003935B6"/>
    <w:rsid w:val="00393AE6"/>
    <w:rsid w:val="00394EF3"/>
    <w:rsid w:val="003A167B"/>
    <w:rsid w:val="003A2841"/>
    <w:rsid w:val="003A29FF"/>
    <w:rsid w:val="003A430B"/>
    <w:rsid w:val="003A4764"/>
    <w:rsid w:val="003A4E41"/>
    <w:rsid w:val="003A5A47"/>
    <w:rsid w:val="003A5A7E"/>
    <w:rsid w:val="003A5B5B"/>
    <w:rsid w:val="003B1962"/>
    <w:rsid w:val="003B2FB1"/>
    <w:rsid w:val="003B3D00"/>
    <w:rsid w:val="003B43CE"/>
    <w:rsid w:val="003B4CB8"/>
    <w:rsid w:val="003B4FB2"/>
    <w:rsid w:val="003B6A40"/>
    <w:rsid w:val="003C0FCF"/>
    <w:rsid w:val="003C1395"/>
    <w:rsid w:val="003C1F80"/>
    <w:rsid w:val="003C4712"/>
    <w:rsid w:val="003D0AF0"/>
    <w:rsid w:val="003D1919"/>
    <w:rsid w:val="003D2554"/>
    <w:rsid w:val="003D3623"/>
    <w:rsid w:val="003D425C"/>
    <w:rsid w:val="003D4BFF"/>
    <w:rsid w:val="003D6896"/>
    <w:rsid w:val="003E0A5E"/>
    <w:rsid w:val="003E1238"/>
    <w:rsid w:val="003E367C"/>
    <w:rsid w:val="003E3EBF"/>
    <w:rsid w:val="003E5BA8"/>
    <w:rsid w:val="003E6781"/>
    <w:rsid w:val="003E7B16"/>
    <w:rsid w:val="003F0677"/>
    <w:rsid w:val="003F2B14"/>
    <w:rsid w:val="003F635C"/>
    <w:rsid w:val="003F640F"/>
    <w:rsid w:val="00400386"/>
    <w:rsid w:val="004010BD"/>
    <w:rsid w:val="00401677"/>
    <w:rsid w:val="00403033"/>
    <w:rsid w:val="00403540"/>
    <w:rsid w:val="00410941"/>
    <w:rsid w:val="00411E37"/>
    <w:rsid w:val="004128E5"/>
    <w:rsid w:val="00412E83"/>
    <w:rsid w:val="00413088"/>
    <w:rsid w:val="004130D2"/>
    <w:rsid w:val="004132C5"/>
    <w:rsid w:val="004137CD"/>
    <w:rsid w:val="004146D3"/>
    <w:rsid w:val="0041602F"/>
    <w:rsid w:val="00416CE5"/>
    <w:rsid w:val="00416E83"/>
    <w:rsid w:val="00416EB0"/>
    <w:rsid w:val="00420BCE"/>
    <w:rsid w:val="00420EDD"/>
    <w:rsid w:val="00421725"/>
    <w:rsid w:val="00421C30"/>
    <w:rsid w:val="00422184"/>
    <w:rsid w:val="00422586"/>
    <w:rsid w:val="00422C98"/>
    <w:rsid w:val="00424E2C"/>
    <w:rsid w:val="00426640"/>
    <w:rsid w:val="00426865"/>
    <w:rsid w:val="004307FD"/>
    <w:rsid w:val="004338DE"/>
    <w:rsid w:val="00433A5B"/>
    <w:rsid w:val="00434AD5"/>
    <w:rsid w:val="004357DE"/>
    <w:rsid w:val="00435800"/>
    <w:rsid w:val="0043705A"/>
    <w:rsid w:val="004376E3"/>
    <w:rsid w:val="00440997"/>
    <w:rsid w:val="004421CF"/>
    <w:rsid w:val="00442E61"/>
    <w:rsid w:val="00442E88"/>
    <w:rsid w:val="00442F61"/>
    <w:rsid w:val="004436D4"/>
    <w:rsid w:val="0044390A"/>
    <w:rsid w:val="00444088"/>
    <w:rsid w:val="0044444C"/>
    <w:rsid w:val="004446B7"/>
    <w:rsid w:val="004452EE"/>
    <w:rsid w:val="004456AB"/>
    <w:rsid w:val="00445E1D"/>
    <w:rsid w:val="00446644"/>
    <w:rsid w:val="00446B37"/>
    <w:rsid w:val="004521DB"/>
    <w:rsid w:val="00453122"/>
    <w:rsid w:val="00454B1B"/>
    <w:rsid w:val="00456527"/>
    <w:rsid w:val="0046013E"/>
    <w:rsid w:val="004628D0"/>
    <w:rsid w:val="00464576"/>
    <w:rsid w:val="00464C84"/>
    <w:rsid w:val="0046540F"/>
    <w:rsid w:val="00465EAD"/>
    <w:rsid w:val="004663A9"/>
    <w:rsid w:val="00466880"/>
    <w:rsid w:val="00466D60"/>
    <w:rsid w:val="0046773E"/>
    <w:rsid w:val="004737B0"/>
    <w:rsid w:val="00473B3E"/>
    <w:rsid w:val="00477458"/>
    <w:rsid w:val="004826FB"/>
    <w:rsid w:val="00483CE2"/>
    <w:rsid w:val="00484D45"/>
    <w:rsid w:val="00486473"/>
    <w:rsid w:val="00486CF4"/>
    <w:rsid w:val="00491162"/>
    <w:rsid w:val="004923FA"/>
    <w:rsid w:val="00493325"/>
    <w:rsid w:val="00493546"/>
    <w:rsid w:val="00493B2A"/>
    <w:rsid w:val="0049488F"/>
    <w:rsid w:val="00496A8F"/>
    <w:rsid w:val="004978DF"/>
    <w:rsid w:val="004A181E"/>
    <w:rsid w:val="004A198C"/>
    <w:rsid w:val="004A2B43"/>
    <w:rsid w:val="004A56C3"/>
    <w:rsid w:val="004A7221"/>
    <w:rsid w:val="004A7CD9"/>
    <w:rsid w:val="004B3E06"/>
    <w:rsid w:val="004B4D9B"/>
    <w:rsid w:val="004B666A"/>
    <w:rsid w:val="004B673B"/>
    <w:rsid w:val="004B6F04"/>
    <w:rsid w:val="004B7FE9"/>
    <w:rsid w:val="004C042A"/>
    <w:rsid w:val="004C3C18"/>
    <w:rsid w:val="004D14E0"/>
    <w:rsid w:val="004D5B8A"/>
    <w:rsid w:val="004D6470"/>
    <w:rsid w:val="004D7BF2"/>
    <w:rsid w:val="004E253F"/>
    <w:rsid w:val="004E2957"/>
    <w:rsid w:val="004E2BC2"/>
    <w:rsid w:val="004E3768"/>
    <w:rsid w:val="004E479E"/>
    <w:rsid w:val="004E50F4"/>
    <w:rsid w:val="004E5363"/>
    <w:rsid w:val="004E5C92"/>
    <w:rsid w:val="004F075C"/>
    <w:rsid w:val="004F0DBD"/>
    <w:rsid w:val="004F0F72"/>
    <w:rsid w:val="004F35FC"/>
    <w:rsid w:val="004F376C"/>
    <w:rsid w:val="004F481D"/>
    <w:rsid w:val="004F6278"/>
    <w:rsid w:val="005013FF"/>
    <w:rsid w:val="005017D7"/>
    <w:rsid w:val="00502A4C"/>
    <w:rsid w:val="00502A54"/>
    <w:rsid w:val="00502E32"/>
    <w:rsid w:val="00503030"/>
    <w:rsid w:val="00504465"/>
    <w:rsid w:val="00506140"/>
    <w:rsid w:val="005063F4"/>
    <w:rsid w:val="005072CA"/>
    <w:rsid w:val="00510A41"/>
    <w:rsid w:val="00511294"/>
    <w:rsid w:val="00513317"/>
    <w:rsid w:val="00514AC6"/>
    <w:rsid w:val="005174E3"/>
    <w:rsid w:val="00523F2E"/>
    <w:rsid w:val="00525AC1"/>
    <w:rsid w:val="00525F86"/>
    <w:rsid w:val="00526D47"/>
    <w:rsid w:val="00530C13"/>
    <w:rsid w:val="00532213"/>
    <w:rsid w:val="005335D7"/>
    <w:rsid w:val="00535336"/>
    <w:rsid w:val="00536BE4"/>
    <w:rsid w:val="0054153D"/>
    <w:rsid w:val="005416E3"/>
    <w:rsid w:val="005421A3"/>
    <w:rsid w:val="005426DD"/>
    <w:rsid w:val="0054576C"/>
    <w:rsid w:val="00547027"/>
    <w:rsid w:val="00547E7C"/>
    <w:rsid w:val="005506AA"/>
    <w:rsid w:val="00552A97"/>
    <w:rsid w:val="00553009"/>
    <w:rsid w:val="005620C1"/>
    <w:rsid w:val="00563E14"/>
    <w:rsid w:val="0057009E"/>
    <w:rsid w:val="00571225"/>
    <w:rsid w:val="00571319"/>
    <w:rsid w:val="00573E8D"/>
    <w:rsid w:val="005754A7"/>
    <w:rsid w:val="005755EB"/>
    <w:rsid w:val="00576818"/>
    <w:rsid w:val="00576D52"/>
    <w:rsid w:val="0057742C"/>
    <w:rsid w:val="00583E3D"/>
    <w:rsid w:val="00584896"/>
    <w:rsid w:val="00585920"/>
    <w:rsid w:val="005865B3"/>
    <w:rsid w:val="00586971"/>
    <w:rsid w:val="00590E98"/>
    <w:rsid w:val="0059394B"/>
    <w:rsid w:val="0059428C"/>
    <w:rsid w:val="00594E66"/>
    <w:rsid w:val="0059741B"/>
    <w:rsid w:val="005A1FA6"/>
    <w:rsid w:val="005A222B"/>
    <w:rsid w:val="005A4B7F"/>
    <w:rsid w:val="005B03E6"/>
    <w:rsid w:val="005B1FBA"/>
    <w:rsid w:val="005B3E97"/>
    <w:rsid w:val="005B47A7"/>
    <w:rsid w:val="005B512F"/>
    <w:rsid w:val="005B54EA"/>
    <w:rsid w:val="005C032A"/>
    <w:rsid w:val="005C1214"/>
    <w:rsid w:val="005C3D13"/>
    <w:rsid w:val="005C3E10"/>
    <w:rsid w:val="005C6CA1"/>
    <w:rsid w:val="005C712A"/>
    <w:rsid w:val="005D2805"/>
    <w:rsid w:val="005D2B12"/>
    <w:rsid w:val="005D3280"/>
    <w:rsid w:val="005D3945"/>
    <w:rsid w:val="005D3DB6"/>
    <w:rsid w:val="005D40A6"/>
    <w:rsid w:val="005D478A"/>
    <w:rsid w:val="005E41A9"/>
    <w:rsid w:val="005E4FCB"/>
    <w:rsid w:val="005E52A3"/>
    <w:rsid w:val="005E7B8A"/>
    <w:rsid w:val="005F07D2"/>
    <w:rsid w:val="005F1C9D"/>
    <w:rsid w:val="005F1FF9"/>
    <w:rsid w:val="005F3081"/>
    <w:rsid w:val="005F46F8"/>
    <w:rsid w:val="005F567E"/>
    <w:rsid w:val="005F5931"/>
    <w:rsid w:val="006000BC"/>
    <w:rsid w:val="006001CD"/>
    <w:rsid w:val="0060072B"/>
    <w:rsid w:val="0060091C"/>
    <w:rsid w:val="0060136F"/>
    <w:rsid w:val="006021BC"/>
    <w:rsid w:val="00603EC2"/>
    <w:rsid w:val="006052C6"/>
    <w:rsid w:val="00606769"/>
    <w:rsid w:val="006072E2"/>
    <w:rsid w:val="00607522"/>
    <w:rsid w:val="0061075E"/>
    <w:rsid w:val="0061150F"/>
    <w:rsid w:val="00612273"/>
    <w:rsid w:val="00612C5A"/>
    <w:rsid w:val="0061324C"/>
    <w:rsid w:val="00613E8C"/>
    <w:rsid w:val="0061537D"/>
    <w:rsid w:val="006210E1"/>
    <w:rsid w:val="0062115F"/>
    <w:rsid w:val="00621E71"/>
    <w:rsid w:val="00622439"/>
    <w:rsid w:val="00623100"/>
    <w:rsid w:val="006239B8"/>
    <w:rsid w:val="00623B64"/>
    <w:rsid w:val="00626D45"/>
    <w:rsid w:val="006278FE"/>
    <w:rsid w:val="00627DE3"/>
    <w:rsid w:val="0063005B"/>
    <w:rsid w:val="00630C3C"/>
    <w:rsid w:val="00634480"/>
    <w:rsid w:val="006345AE"/>
    <w:rsid w:val="00635FF9"/>
    <w:rsid w:val="006410FB"/>
    <w:rsid w:val="00643536"/>
    <w:rsid w:val="006436FF"/>
    <w:rsid w:val="006457D9"/>
    <w:rsid w:val="00646189"/>
    <w:rsid w:val="00646DDA"/>
    <w:rsid w:val="00650E33"/>
    <w:rsid w:val="00651EB5"/>
    <w:rsid w:val="006527D2"/>
    <w:rsid w:val="00652E91"/>
    <w:rsid w:val="00653873"/>
    <w:rsid w:val="00654C4E"/>
    <w:rsid w:val="0065688D"/>
    <w:rsid w:val="00657B2B"/>
    <w:rsid w:val="006639EF"/>
    <w:rsid w:val="0066482B"/>
    <w:rsid w:val="00665890"/>
    <w:rsid w:val="00670692"/>
    <w:rsid w:val="00670952"/>
    <w:rsid w:val="00672B6B"/>
    <w:rsid w:val="00673DA4"/>
    <w:rsid w:val="00674091"/>
    <w:rsid w:val="00676B3B"/>
    <w:rsid w:val="006771FB"/>
    <w:rsid w:val="006775FC"/>
    <w:rsid w:val="00677A80"/>
    <w:rsid w:val="006800C3"/>
    <w:rsid w:val="00681169"/>
    <w:rsid w:val="006848B2"/>
    <w:rsid w:val="006867A2"/>
    <w:rsid w:val="006913B9"/>
    <w:rsid w:val="00691595"/>
    <w:rsid w:val="00691800"/>
    <w:rsid w:val="006938C2"/>
    <w:rsid w:val="00693BAE"/>
    <w:rsid w:val="0069579B"/>
    <w:rsid w:val="00696422"/>
    <w:rsid w:val="00697B8A"/>
    <w:rsid w:val="00697BC7"/>
    <w:rsid w:val="006A3B4A"/>
    <w:rsid w:val="006A3B97"/>
    <w:rsid w:val="006A4D14"/>
    <w:rsid w:val="006A5470"/>
    <w:rsid w:val="006A5E81"/>
    <w:rsid w:val="006A66F8"/>
    <w:rsid w:val="006A6EF6"/>
    <w:rsid w:val="006B0DE2"/>
    <w:rsid w:val="006B7D28"/>
    <w:rsid w:val="006C0DEB"/>
    <w:rsid w:val="006C1247"/>
    <w:rsid w:val="006C2792"/>
    <w:rsid w:val="006C2D15"/>
    <w:rsid w:val="006C365B"/>
    <w:rsid w:val="006C4A16"/>
    <w:rsid w:val="006C4BC2"/>
    <w:rsid w:val="006C74F7"/>
    <w:rsid w:val="006D0497"/>
    <w:rsid w:val="006D0C1D"/>
    <w:rsid w:val="006D1860"/>
    <w:rsid w:val="006D2F04"/>
    <w:rsid w:val="006D747A"/>
    <w:rsid w:val="006D7F19"/>
    <w:rsid w:val="006E1D26"/>
    <w:rsid w:val="006E29E7"/>
    <w:rsid w:val="006E4685"/>
    <w:rsid w:val="006E661D"/>
    <w:rsid w:val="006E6669"/>
    <w:rsid w:val="006F1C26"/>
    <w:rsid w:val="006F2274"/>
    <w:rsid w:val="006F59CB"/>
    <w:rsid w:val="006F6B84"/>
    <w:rsid w:val="007002D3"/>
    <w:rsid w:val="007016EC"/>
    <w:rsid w:val="00701C77"/>
    <w:rsid w:val="00701E9F"/>
    <w:rsid w:val="0070456F"/>
    <w:rsid w:val="00705B2C"/>
    <w:rsid w:val="00706E2C"/>
    <w:rsid w:val="00707103"/>
    <w:rsid w:val="00707117"/>
    <w:rsid w:val="00707AC3"/>
    <w:rsid w:val="00710A25"/>
    <w:rsid w:val="00711A5E"/>
    <w:rsid w:val="00713C48"/>
    <w:rsid w:val="007141C4"/>
    <w:rsid w:val="00714EDB"/>
    <w:rsid w:val="007160CE"/>
    <w:rsid w:val="0072453F"/>
    <w:rsid w:val="00724F01"/>
    <w:rsid w:val="00726434"/>
    <w:rsid w:val="00727780"/>
    <w:rsid w:val="00727B50"/>
    <w:rsid w:val="00727D4F"/>
    <w:rsid w:val="007313A7"/>
    <w:rsid w:val="0073156A"/>
    <w:rsid w:val="00734089"/>
    <w:rsid w:val="00736F33"/>
    <w:rsid w:val="007400E6"/>
    <w:rsid w:val="007409BF"/>
    <w:rsid w:val="00741950"/>
    <w:rsid w:val="00743433"/>
    <w:rsid w:val="00743C79"/>
    <w:rsid w:val="007505EC"/>
    <w:rsid w:val="00750CC9"/>
    <w:rsid w:val="00751C59"/>
    <w:rsid w:val="00752917"/>
    <w:rsid w:val="00752B79"/>
    <w:rsid w:val="00765062"/>
    <w:rsid w:val="007659FA"/>
    <w:rsid w:val="00767752"/>
    <w:rsid w:val="00770B41"/>
    <w:rsid w:val="00772943"/>
    <w:rsid w:val="00773827"/>
    <w:rsid w:val="00773BFF"/>
    <w:rsid w:val="00775CFC"/>
    <w:rsid w:val="00781E56"/>
    <w:rsid w:val="00786CCC"/>
    <w:rsid w:val="007873D1"/>
    <w:rsid w:val="00787E85"/>
    <w:rsid w:val="00794823"/>
    <w:rsid w:val="00795E16"/>
    <w:rsid w:val="007A01F6"/>
    <w:rsid w:val="007A1261"/>
    <w:rsid w:val="007A18F0"/>
    <w:rsid w:val="007A2577"/>
    <w:rsid w:val="007A32C3"/>
    <w:rsid w:val="007A48CD"/>
    <w:rsid w:val="007A48F6"/>
    <w:rsid w:val="007A6CF0"/>
    <w:rsid w:val="007A7579"/>
    <w:rsid w:val="007B015F"/>
    <w:rsid w:val="007B04E0"/>
    <w:rsid w:val="007B137D"/>
    <w:rsid w:val="007B3ACA"/>
    <w:rsid w:val="007B4BF9"/>
    <w:rsid w:val="007B501A"/>
    <w:rsid w:val="007B65A8"/>
    <w:rsid w:val="007B7894"/>
    <w:rsid w:val="007B7DA1"/>
    <w:rsid w:val="007C0CEA"/>
    <w:rsid w:val="007C2C05"/>
    <w:rsid w:val="007C3A47"/>
    <w:rsid w:val="007D04A8"/>
    <w:rsid w:val="007D06C5"/>
    <w:rsid w:val="007D27F6"/>
    <w:rsid w:val="007D4875"/>
    <w:rsid w:val="007D5D30"/>
    <w:rsid w:val="007E0EB4"/>
    <w:rsid w:val="007E28BF"/>
    <w:rsid w:val="007E28EC"/>
    <w:rsid w:val="007E4C50"/>
    <w:rsid w:val="007E5505"/>
    <w:rsid w:val="007E5AD3"/>
    <w:rsid w:val="007E5C34"/>
    <w:rsid w:val="007E658F"/>
    <w:rsid w:val="007F07EF"/>
    <w:rsid w:val="007F0FE0"/>
    <w:rsid w:val="007F2795"/>
    <w:rsid w:val="007F29B8"/>
    <w:rsid w:val="007F38CE"/>
    <w:rsid w:val="007F4A82"/>
    <w:rsid w:val="007F4D66"/>
    <w:rsid w:val="007F6D69"/>
    <w:rsid w:val="007F7E04"/>
    <w:rsid w:val="00800040"/>
    <w:rsid w:val="00801367"/>
    <w:rsid w:val="00801711"/>
    <w:rsid w:val="00802015"/>
    <w:rsid w:val="008037D7"/>
    <w:rsid w:val="00804117"/>
    <w:rsid w:val="00805B2B"/>
    <w:rsid w:val="00805B62"/>
    <w:rsid w:val="00806513"/>
    <w:rsid w:val="00807549"/>
    <w:rsid w:val="00807B07"/>
    <w:rsid w:val="0081104D"/>
    <w:rsid w:val="00815985"/>
    <w:rsid w:val="00817CF8"/>
    <w:rsid w:val="00820A8A"/>
    <w:rsid w:val="00820E3D"/>
    <w:rsid w:val="00821BAF"/>
    <w:rsid w:val="00823664"/>
    <w:rsid w:val="00826AD3"/>
    <w:rsid w:val="00827F22"/>
    <w:rsid w:val="00830719"/>
    <w:rsid w:val="00830A89"/>
    <w:rsid w:val="00832669"/>
    <w:rsid w:val="00834024"/>
    <w:rsid w:val="00834A87"/>
    <w:rsid w:val="00835A52"/>
    <w:rsid w:val="0083676D"/>
    <w:rsid w:val="00837932"/>
    <w:rsid w:val="00837A02"/>
    <w:rsid w:val="00840615"/>
    <w:rsid w:val="00840F28"/>
    <w:rsid w:val="0084385C"/>
    <w:rsid w:val="0084388B"/>
    <w:rsid w:val="00847E62"/>
    <w:rsid w:val="008501CD"/>
    <w:rsid w:val="00850453"/>
    <w:rsid w:val="00853298"/>
    <w:rsid w:val="00857231"/>
    <w:rsid w:val="00861FC2"/>
    <w:rsid w:val="00863730"/>
    <w:rsid w:val="00863E11"/>
    <w:rsid w:val="00865757"/>
    <w:rsid w:val="00867B94"/>
    <w:rsid w:val="008731E8"/>
    <w:rsid w:val="00873967"/>
    <w:rsid w:val="00875092"/>
    <w:rsid w:val="008750EC"/>
    <w:rsid w:val="00877756"/>
    <w:rsid w:val="00880FB2"/>
    <w:rsid w:val="008822A0"/>
    <w:rsid w:val="00884108"/>
    <w:rsid w:val="00884C90"/>
    <w:rsid w:val="00884FD3"/>
    <w:rsid w:val="00886196"/>
    <w:rsid w:val="008870D7"/>
    <w:rsid w:val="0088748B"/>
    <w:rsid w:val="0088799E"/>
    <w:rsid w:val="0089263C"/>
    <w:rsid w:val="008A1CB7"/>
    <w:rsid w:val="008A303D"/>
    <w:rsid w:val="008A42EC"/>
    <w:rsid w:val="008A63D4"/>
    <w:rsid w:val="008A6DE1"/>
    <w:rsid w:val="008A7510"/>
    <w:rsid w:val="008B144F"/>
    <w:rsid w:val="008B1612"/>
    <w:rsid w:val="008B4351"/>
    <w:rsid w:val="008B46E0"/>
    <w:rsid w:val="008B6EE4"/>
    <w:rsid w:val="008B77A1"/>
    <w:rsid w:val="008C00FA"/>
    <w:rsid w:val="008C0F93"/>
    <w:rsid w:val="008C183D"/>
    <w:rsid w:val="008C1AE5"/>
    <w:rsid w:val="008C2B31"/>
    <w:rsid w:val="008C2D53"/>
    <w:rsid w:val="008C43DB"/>
    <w:rsid w:val="008C4781"/>
    <w:rsid w:val="008C4CD3"/>
    <w:rsid w:val="008C5FB1"/>
    <w:rsid w:val="008C626F"/>
    <w:rsid w:val="008C6E43"/>
    <w:rsid w:val="008D2C0C"/>
    <w:rsid w:val="008D7AAD"/>
    <w:rsid w:val="008E1597"/>
    <w:rsid w:val="008E3143"/>
    <w:rsid w:val="008E470D"/>
    <w:rsid w:val="008E5E39"/>
    <w:rsid w:val="008E6E1E"/>
    <w:rsid w:val="008E789C"/>
    <w:rsid w:val="008F2265"/>
    <w:rsid w:val="008F4E70"/>
    <w:rsid w:val="008F59C1"/>
    <w:rsid w:val="008F5B19"/>
    <w:rsid w:val="008F71AF"/>
    <w:rsid w:val="008F7D5A"/>
    <w:rsid w:val="009021FF"/>
    <w:rsid w:val="009039D6"/>
    <w:rsid w:val="0090582B"/>
    <w:rsid w:val="009058D7"/>
    <w:rsid w:val="00905915"/>
    <w:rsid w:val="00905E75"/>
    <w:rsid w:val="00906596"/>
    <w:rsid w:val="00910521"/>
    <w:rsid w:val="00912825"/>
    <w:rsid w:val="00912E3A"/>
    <w:rsid w:val="00914194"/>
    <w:rsid w:val="00914927"/>
    <w:rsid w:val="0091492F"/>
    <w:rsid w:val="00916FB4"/>
    <w:rsid w:val="009210DA"/>
    <w:rsid w:val="00921442"/>
    <w:rsid w:val="00923A3C"/>
    <w:rsid w:val="00923AFC"/>
    <w:rsid w:val="009316B6"/>
    <w:rsid w:val="00931A74"/>
    <w:rsid w:val="009326BB"/>
    <w:rsid w:val="00933048"/>
    <w:rsid w:val="0093333C"/>
    <w:rsid w:val="00933471"/>
    <w:rsid w:val="0093359B"/>
    <w:rsid w:val="00935F55"/>
    <w:rsid w:val="009411C9"/>
    <w:rsid w:val="00941841"/>
    <w:rsid w:val="00942EC7"/>
    <w:rsid w:val="00944134"/>
    <w:rsid w:val="00944964"/>
    <w:rsid w:val="00945462"/>
    <w:rsid w:val="009461C1"/>
    <w:rsid w:val="00946DB0"/>
    <w:rsid w:val="00951A46"/>
    <w:rsid w:val="009532C9"/>
    <w:rsid w:val="00955095"/>
    <w:rsid w:val="00955474"/>
    <w:rsid w:val="00955BC5"/>
    <w:rsid w:val="0095610E"/>
    <w:rsid w:val="009570C5"/>
    <w:rsid w:val="0095731D"/>
    <w:rsid w:val="009602C8"/>
    <w:rsid w:val="00962122"/>
    <w:rsid w:val="00964900"/>
    <w:rsid w:val="009714E6"/>
    <w:rsid w:val="009741DF"/>
    <w:rsid w:val="00974457"/>
    <w:rsid w:val="0097577A"/>
    <w:rsid w:val="00975CA4"/>
    <w:rsid w:val="00976981"/>
    <w:rsid w:val="00982F2F"/>
    <w:rsid w:val="00983605"/>
    <w:rsid w:val="009857E0"/>
    <w:rsid w:val="009858E2"/>
    <w:rsid w:val="009859DD"/>
    <w:rsid w:val="00990EA6"/>
    <w:rsid w:val="00991982"/>
    <w:rsid w:val="00993BDC"/>
    <w:rsid w:val="00995D94"/>
    <w:rsid w:val="009A0411"/>
    <w:rsid w:val="009A08B7"/>
    <w:rsid w:val="009A3DB4"/>
    <w:rsid w:val="009A4B2D"/>
    <w:rsid w:val="009A51B3"/>
    <w:rsid w:val="009B0EA9"/>
    <w:rsid w:val="009B152F"/>
    <w:rsid w:val="009B2AA9"/>
    <w:rsid w:val="009B30E0"/>
    <w:rsid w:val="009B34E8"/>
    <w:rsid w:val="009B3728"/>
    <w:rsid w:val="009B4327"/>
    <w:rsid w:val="009B788C"/>
    <w:rsid w:val="009B7FC8"/>
    <w:rsid w:val="009C000C"/>
    <w:rsid w:val="009C1AAE"/>
    <w:rsid w:val="009C62CB"/>
    <w:rsid w:val="009C685D"/>
    <w:rsid w:val="009C79F5"/>
    <w:rsid w:val="009D0A5C"/>
    <w:rsid w:val="009D1608"/>
    <w:rsid w:val="009D3D38"/>
    <w:rsid w:val="009D5BA6"/>
    <w:rsid w:val="009D7C11"/>
    <w:rsid w:val="009D7E07"/>
    <w:rsid w:val="009D7FEF"/>
    <w:rsid w:val="009E24F8"/>
    <w:rsid w:val="009E3211"/>
    <w:rsid w:val="009E4301"/>
    <w:rsid w:val="009E4EFE"/>
    <w:rsid w:val="009F0134"/>
    <w:rsid w:val="009F0AB1"/>
    <w:rsid w:val="009F3D13"/>
    <w:rsid w:val="009F424E"/>
    <w:rsid w:val="009F4E34"/>
    <w:rsid w:val="009F538A"/>
    <w:rsid w:val="009F7A5E"/>
    <w:rsid w:val="00A025FF"/>
    <w:rsid w:val="00A10E46"/>
    <w:rsid w:val="00A1288B"/>
    <w:rsid w:val="00A12C9E"/>
    <w:rsid w:val="00A12EDE"/>
    <w:rsid w:val="00A13266"/>
    <w:rsid w:val="00A1418A"/>
    <w:rsid w:val="00A161FD"/>
    <w:rsid w:val="00A17A80"/>
    <w:rsid w:val="00A20492"/>
    <w:rsid w:val="00A2381C"/>
    <w:rsid w:val="00A25105"/>
    <w:rsid w:val="00A319C4"/>
    <w:rsid w:val="00A35208"/>
    <w:rsid w:val="00A3709D"/>
    <w:rsid w:val="00A37B6F"/>
    <w:rsid w:val="00A404B2"/>
    <w:rsid w:val="00A41B89"/>
    <w:rsid w:val="00A467FA"/>
    <w:rsid w:val="00A4711F"/>
    <w:rsid w:val="00A4762F"/>
    <w:rsid w:val="00A47E7E"/>
    <w:rsid w:val="00A500CF"/>
    <w:rsid w:val="00A50275"/>
    <w:rsid w:val="00A50333"/>
    <w:rsid w:val="00A50800"/>
    <w:rsid w:val="00A50901"/>
    <w:rsid w:val="00A50906"/>
    <w:rsid w:val="00A537BA"/>
    <w:rsid w:val="00A57722"/>
    <w:rsid w:val="00A618FB"/>
    <w:rsid w:val="00A6737B"/>
    <w:rsid w:val="00A70AA6"/>
    <w:rsid w:val="00A70CE5"/>
    <w:rsid w:val="00A71040"/>
    <w:rsid w:val="00A720C8"/>
    <w:rsid w:val="00A72BC2"/>
    <w:rsid w:val="00A73117"/>
    <w:rsid w:val="00A73AE6"/>
    <w:rsid w:val="00A75069"/>
    <w:rsid w:val="00A76518"/>
    <w:rsid w:val="00A77AE4"/>
    <w:rsid w:val="00A803BA"/>
    <w:rsid w:val="00A8256E"/>
    <w:rsid w:val="00A82F86"/>
    <w:rsid w:val="00A83E37"/>
    <w:rsid w:val="00A857F5"/>
    <w:rsid w:val="00A90DC8"/>
    <w:rsid w:val="00A92BF7"/>
    <w:rsid w:val="00A946B8"/>
    <w:rsid w:val="00A94B14"/>
    <w:rsid w:val="00A94BE6"/>
    <w:rsid w:val="00A9558A"/>
    <w:rsid w:val="00A97984"/>
    <w:rsid w:val="00AA068C"/>
    <w:rsid w:val="00AA0BA4"/>
    <w:rsid w:val="00AA1FA1"/>
    <w:rsid w:val="00AA42AA"/>
    <w:rsid w:val="00AA620D"/>
    <w:rsid w:val="00AA62F9"/>
    <w:rsid w:val="00AA7C5C"/>
    <w:rsid w:val="00AB1764"/>
    <w:rsid w:val="00AB26D6"/>
    <w:rsid w:val="00AB327A"/>
    <w:rsid w:val="00AB3DB8"/>
    <w:rsid w:val="00AB67C9"/>
    <w:rsid w:val="00AC021E"/>
    <w:rsid w:val="00AC1C36"/>
    <w:rsid w:val="00AC604C"/>
    <w:rsid w:val="00AC653E"/>
    <w:rsid w:val="00AD0689"/>
    <w:rsid w:val="00AD1739"/>
    <w:rsid w:val="00AD1F46"/>
    <w:rsid w:val="00AD25DA"/>
    <w:rsid w:val="00AD56AB"/>
    <w:rsid w:val="00AE2FF3"/>
    <w:rsid w:val="00AE37CA"/>
    <w:rsid w:val="00AE5701"/>
    <w:rsid w:val="00AE7317"/>
    <w:rsid w:val="00AF18E3"/>
    <w:rsid w:val="00AF1B8C"/>
    <w:rsid w:val="00AF2D56"/>
    <w:rsid w:val="00AF3151"/>
    <w:rsid w:val="00AF7526"/>
    <w:rsid w:val="00AF770B"/>
    <w:rsid w:val="00AF7723"/>
    <w:rsid w:val="00AF7F0A"/>
    <w:rsid w:val="00B008FA"/>
    <w:rsid w:val="00B015E8"/>
    <w:rsid w:val="00B0266F"/>
    <w:rsid w:val="00B0269E"/>
    <w:rsid w:val="00B04776"/>
    <w:rsid w:val="00B05F3E"/>
    <w:rsid w:val="00B06020"/>
    <w:rsid w:val="00B07309"/>
    <w:rsid w:val="00B077C6"/>
    <w:rsid w:val="00B10F2B"/>
    <w:rsid w:val="00B12E8A"/>
    <w:rsid w:val="00B13FDB"/>
    <w:rsid w:val="00B1622A"/>
    <w:rsid w:val="00B16DBF"/>
    <w:rsid w:val="00B17206"/>
    <w:rsid w:val="00B17CE0"/>
    <w:rsid w:val="00B22A26"/>
    <w:rsid w:val="00B26F52"/>
    <w:rsid w:val="00B32115"/>
    <w:rsid w:val="00B34707"/>
    <w:rsid w:val="00B3529C"/>
    <w:rsid w:val="00B37869"/>
    <w:rsid w:val="00B37FF3"/>
    <w:rsid w:val="00B400B9"/>
    <w:rsid w:val="00B432BE"/>
    <w:rsid w:val="00B43576"/>
    <w:rsid w:val="00B44641"/>
    <w:rsid w:val="00B46E28"/>
    <w:rsid w:val="00B4719A"/>
    <w:rsid w:val="00B501F7"/>
    <w:rsid w:val="00B503CC"/>
    <w:rsid w:val="00B5159C"/>
    <w:rsid w:val="00B52966"/>
    <w:rsid w:val="00B52ECC"/>
    <w:rsid w:val="00B55AC1"/>
    <w:rsid w:val="00B5785F"/>
    <w:rsid w:val="00B60A64"/>
    <w:rsid w:val="00B7342F"/>
    <w:rsid w:val="00B734A3"/>
    <w:rsid w:val="00B737BB"/>
    <w:rsid w:val="00B74AE2"/>
    <w:rsid w:val="00B7529D"/>
    <w:rsid w:val="00B77EF9"/>
    <w:rsid w:val="00B802B4"/>
    <w:rsid w:val="00B803D6"/>
    <w:rsid w:val="00B80409"/>
    <w:rsid w:val="00B805A2"/>
    <w:rsid w:val="00B8162C"/>
    <w:rsid w:val="00B816E5"/>
    <w:rsid w:val="00B81AF6"/>
    <w:rsid w:val="00B82709"/>
    <w:rsid w:val="00B82DAE"/>
    <w:rsid w:val="00B8457D"/>
    <w:rsid w:val="00B846B2"/>
    <w:rsid w:val="00B86936"/>
    <w:rsid w:val="00B90B30"/>
    <w:rsid w:val="00B915DF"/>
    <w:rsid w:val="00B91A45"/>
    <w:rsid w:val="00B9201A"/>
    <w:rsid w:val="00B93124"/>
    <w:rsid w:val="00B94A47"/>
    <w:rsid w:val="00B96A45"/>
    <w:rsid w:val="00B96C29"/>
    <w:rsid w:val="00B97DCA"/>
    <w:rsid w:val="00BA0A4F"/>
    <w:rsid w:val="00BA0A9A"/>
    <w:rsid w:val="00BA3E89"/>
    <w:rsid w:val="00BA4463"/>
    <w:rsid w:val="00BA56E9"/>
    <w:rsid w:val="00BA5C6B"/>
    <w:rsid w:val="00BA5DED"/>
    <w:rsid w:val="00BA6156"/>
    <w:rsid w:val="00BA64D9"/>
    <w:rsid w:val="00BB19AB"/>
    <w:rsid w:val="00BB2C42"/>
    <w:rsid w:val="00BB4712"/>
    <w:rsid w:val="00BB51DD"/>
    <w:rsid w:val="00BC1BE0"/>
    <w:rsid w:val="00BC2592"/>
    <w:rsid w:val="00BD0FA1"/>
    <w:rsid w:val="00BD193E"/>
    <w:rsid w:val="00BD4B0B"/>
    <w:rsid w:val="00BD4B4E"/>
    <w:rsid w:val="00BD62E9"/>
    <w:rsid w:val="00BE2972"/>
    <w:rsid w:val="00BE29C8"/>
    <w:rsid w:val="00BE4187"/>
    <w:rsid w:val="00BE431A"/>
    <w:rsid w:val="00BE7C86"/>
    <w:rsid w:val="00BF2E67"/>
    <w:rsid w:val="00BF354D"/>
    <w:rsid w:val="00BF3E86"/>
    <w:rsid w:val="00BF3FFA"/>
    <w:rsid w:val="00C01B3C"/>
    <w:rsid w:val="00C028E7"/>
    <w:rsid w:val="00C03582"/>
    <w:rsid w:val="00C0481C"/>
    <w:rsid w:val="00C071AD"/>
    <w:rsid w:val="00C1169C"/>
    <w:rsid w:val="00C1186B"/>
    <w:rsid w:val="00C15CF3"/>
    <w:rsid w:val="00C21081"/>
    <w:rsid w:val="00C212D4"/>
    <w:rsid w:val="00C23769"/>
    <w:rsid w:val="00C239CF"/>
    <w:rsid w:val="00C262BB"/>
    <w:rsid w:val="00C2639E"/>
    <w:rsid w:val="00C26DAB"/>
    <w:rsid w:val="00C300ED"/>
    <w:rsid w:val="00C31DF1"/>
    <w:rsid w:val="00C33FAD"/>
    <w:rsid w:val="00C4049F"/>
    <w:rsid w:val="00C41BA5"/>
    <w:rsid w:val="00C41C20"/>
    <w:rsid w:val="00C43075"/>
    <w:rsid w:val="00C4363C"/>
    <w:rsid w:val="00C43660"/>
    <w:rsid w:val="00C43943"/>
    <w:rsid w:val="00C43EFC"/>
    <w:rsid w:val="00C4618F"/>
    <w:rsid w:val="00C4675C"/>
    <w:rsid w:val="00C51EDC"/>
    <w:rsid w:val="00C52223"/>
    <w:rsid w:val="00C52F88"/>
    <w:rsid w:val="00C533E7"/>
    <w:rsid w:val="00C541EA"/>
    <w:rsid w:val="00C54AA4"/>
    <w:rsid w:val="00C5547A"/>
    <w:rsid w:val="00C577A8"/>
    <w:rsid w:val="00C61915"/>
    <w:rsid w:val="00C62278"/>
    <w:rsid w:val="00C67DDC"/>
    <w:rsid w:val="00C703A0"/>
    <w:rsid w:val="00C712E2"/>
    <w:rsid w:val="00C71940"/>
    <w:rsid w:val="00C72179"/>
    <w:rsid w:val="00C74748"/>
    <w:rsid w:val="00C75FFE"/>
    <w:rsid w:val="00C80BBD"/>
    <w:rsid w:val="00C8282F"/>
    <w:rsid w:val="00C84265"/>
    <w:rsid w:val="00C85255"/>
    <w:rsid w:val="00C91C91"/>
    <w:rsid w:val="00C91E79"/>
    <w:rsid w:val="00CA08AD"/>
    <w:rsid w:val="00CA1846"/>
    <w:rsid w:val="00CA1BC8"/>
    <w:rsid w:val="00CA2952"/>
    <w:rsid w:val="00CA56AF"/>
    <w:rsid w:val="00CA6085"/>
    <w:rsid w:val="00CA6702"/>
    <w:rsid w:val="00CA72FA"/>
    <w:rsid w:val="00CB0F8F"/>
    <w:rsid w:val="00CB24FF"/>
    <w:rsid w:val="00CB413C"/>
    <w:rsid w:val="00CB62D4"/>
    <w:rsid w:val="00CC0A0A"/>
    <w:rsid w:val="00CC1618"/>
    <w:rsid w:val="00CC1FBD"/>
    <w:rsid w:val="00CC2FAD"/>
    <w:rsid w:val="00CC34FE"/>
    <w:rsid w:val="00CC3A13"/>
    <w:rsid w:val="00CC77DE"/>
    <w:rsid w:val="00CD174D"/>
    <w:rsid w:val="00CD2211"/>
    <w:rsid w:val="00CD27EE"/>
    <w:rsid w:val="00CD302A"/>
    <w:rsid w:val="00CD492E"/>
    <w:rsid w:val="00CD5652"/>
    <w:rsid w:val="00CD646E"/>
    <w:rsid w:val="00CD6D20"/>
    <w:rsid w:val="00CE08C1"/>
    <w:rsid w:val="00CE3B46"/>
    <w:rsid w:val="00CE47D1"/>
    <w:rsid w:val="00CE521B"/>
    <w:rsid w:val="00CE54B9"/>
    <w:rsid w:val="00CE61E5"/>
    <w:rsid w:val="00CE7EF2"/>
    <w:rsid w:val="00CF0512"/>
    <w:rsid w:val="00CF4346"/>
    <w:rsid w:val="00CF4519"/>
    <w:rsid w:val="00CF5471"/>
    <w:rsid w:val="00CF6817"/>
    <w:rsid w:val="00CF7404"/>
    <w:rsid w:val="00D0026B"/>
    <w:rsid w:val="00D022DE"/>
    <w:rsid w:val="00D02923"/>
    <w:rsid w:val="00D030ED"/>
    <w:rsid w:val="00D10618"/>
    <w:rsid w:val="00D11418"/>
    <w:rsid w:val="00D12C06"/>
    <w:rsid w:val="00D13502"/>
    <w:rsid w:val="00D1488F"/>
    <w:rsid w:val="00D15D14"/>
    <w:rsid w:val="00D16084"/>
    <w:rsid w:val="00D169BA"/>
    <w:rsid w:val="00D17352"/>
    <w:rsid w:val="00D17450"/>
    <w:rsid w:val="00D17603"/>
    <w:rsid w:val="00D17E67"/>
    <w:rsid w:val="00D224DA"/>
    <w:rsid w:val="00D2416B"/>
    <w:rsid w:val="00D243AE"/>
    <w:rsid w:val="00D24FA8"/>
    <w:rsid w:val="00D26D77"/>
    <w:rsid w:val="00D279BA"/>
    <w:rsid w:val="00D319BD"/>
    <w:rsid w:val="00D32F9D"/>
    <w:rsid w:val="00D3787B"/>
    <w:rsid w:val="00D43CFB"/>
    <w:rsid w:val="00D45DF3"/>
    <w:rsid w:val="00D46230"/>
    <w:rsid w:val="00D464EE"/>
    <w:rsid w:val="00D46EE5"/>
    <w:rsid w:val="00D472EE"/>
    <w:rsid w:val="00D502C8"/>
    <w:rsid w:val="00D508EF"/>
    <w:rsid w:val="00D52135"/>
    <w:rsid w:val="00D5274A"/>
    <w:rsid w:val="00D55768"/>
    <w:rsid w:val="00D5658B"/>
    <w:rsid w:val="00D61FB8"/>
    <w:rsid w:val="00D63017"/>
    <w:rsid w:val="00D63667"/>
    <w:rsid w:val="00D64F71"/>
    <w:rsid w:val="00D65736"/>
    <w:rsid w:val="00D65F16"/>
    <w:rsid w:val="00D660F8"/>
    <w:rsid w:val="00D6699F"/>
    <w:rsid w:val="00D67F25"/>
    <w:rsid w:val="00D70ACF"/>
    <w:rsid w:val="00D72DFB"/>
    <w:rsid w:val="00D758EA"/>
    <w:rsid w:val="00D770F0"/>
    <w:rsid w:val="00D77422"/>
    <w:rsid w:val="00D803C3"/>
    <w:rsid w:val="00D81247"/>
    <w:rsid w:val="00D812BE"/>
    <w:rsid w:val="00D8425B"/>
    <w:rsid w:val="00D85527"/>
    <w:rsid w:val="00D8659D"/>
    <w:rsid w:val="00D90AE7"/>
    <w:rsid w:val="00D91B9C"/>
    <w:rsid w:val="00D94FC0"/>
    <w:rsid w:val="00D96760"/>
    <w:rsid w:val="00D9686D"/>
    <w:rsid w:val="00D977B7"/>
    <w:rsid w:val="00DA16BD"/>
    <w:rsid w:val="00DA19B3"/>
    <w:rsid w:val="00DA1B75"/>
    <w:rsid w:val="00DA25E6"/>
    <w:rsid w:val="00DA296D"/>
    <w:rsid w:val="00DA36FB"/>
    <w:rsid w:val="00DA406E"/>
    <w:rsid w:val="00DA4336"/>
    <w:rsid w:val="00DA57B4"/>
    <w:rsid w:val="00DB4E18"/>
    <w:rsid w:val="00DB518A"/>
    <w:rsid w:val="00DB5D47"/>
    <w:rsid w:val="00DC0351"/>
    <w:rsid w:val="00DC0810"/>
    <w:rsid w:val="00DC185F"/>
    <w:rsid w:val="00DC21D5"/>
    <w:rsid w:val="00DC2AC9"/>
    <w:rsid w:val="00DC2BEA"/>
    <w:rsid w:val="00DC3071"/>
    <w:rsid w:val="00DC354B"/>
    <w:rsid w:val="00DC3EA8"/>
    <w:rsid w:val="00DC4358"/>
    <w:rsid w:val="00DC454A"/>
    <w:rsid w:val="00DC58D6"/>
    <w:rsid w:val="00DC5E8B"/>
    <w:rsid w:val="00DC7CBF"/>
    <w:rsid w:val="00DD06BE"/>
    <w:rsid w:val="00DD29DE"/>
    <w:rsid w:val="00DD48DF"/>
    <w:rsid w:val="00DD6127"/>
    <w:rsid w:val="00DD7EE4"/>
    <w:rsid w:val="00DD7FE1"/>
    <w:rsid w:val="00DE0781"/>
    <w:rsid w:val="00DE1552"/>
    <w:rsid w:val="00DE2E13"/>
    <w:rsid w:val="00DE35A5"/>
    <w:rsid w:val="00DF11A1"/>
    <w:rsid w:val="00DF33EB"/>
    <w:rsid w:val="00DF4404"/>
    <w:rsid w:val="00DF45BF"/>
    <w:rsid w:val="00DF4937"/>
    <w:rsid w:val="00DF6059"/>
    <w:rsid w:val="00E02129"/>
    <w:rsid w:val="00E022EF"/>
    <w:rsid w:val="00E04A0F"/>
    <w:rsid w:val="00E06059"/>
    <w:rsid w:val="00E063AA"/>
    <w:rsid w:val="00E066DD"/>
    <w:rsid w:val="00E07C29"/>
    <w:rsid w:val="00E12319"/>
    <w:rsid w:val="00E12D7B"/>
    <w:rsid w:val="00E15321"/>
    <w:rsid w:val="00E15EF9"/>
    <w:rsid w:val="00E169DE"/>
    <w:rsid w:val="00E2018C"/>
    <w:rsid w:val="00E21097"/>
    <w:rsid w:val="00E23B5C"/>
    <w:rsid w:val="00E27B04"/>
    <w:rsid w:val="00E27C17"/>
    <w:rsid w:val="00E306B9"/>
    <w:rsid w:val="00E30AEA"/>
    <w:rsid w:val="00E32258"/>
    <w:rsid w:val="00E32571"/>
    <w:rsid w:val="00E32E60"/>
    <w:rsid w:val="00E373D1"/>
    <w:rsid w:val="00E37F89"/>
    <w:rsid w:val="00E41D77"/>
    <w:rsid w:val="00E4498A"/>
    <w:rsid w:val="00E45C28"/>
    <w:rsid w:val="00E47B31"/>
    <w:rsid w:val="00E52534"/>
    <w:rsid w:val="00E5550D"/>
    <w:rsid w:val="00E55F4E"/>
    <w:rsid w:val="00E60442"/>
    <w:rsid w:val="00E61798"/>
    <w:rsid w:val="00E62410"/>
    <w:rsid w:val="00E624CF"/>
    <w:rsid w:val="00E66B56"/>
    <w:rsid w:val="00E674BD"/>
    <w:rsid w:val="00E712C9"/>
    <w:rsid w:val="00E72CE2"/>
    <w:rsid w:val="00E72EF4"/>
    <w:rsid w:val="00E80710"/>
    <w:rsid w:val="00E81F38"/>
    <w:rsid w:val="00E81FAD"/>
    <w:rsid w:val="00E82047"/>
    <w:rsid w:val="00E874EB"/>
    <w:rsid w:val="00E915A8"/>
    <w:rsid w:val="00E92856"/>
    <w:rsid w:val="00E9530F"/>
    <w:rsid w:val="00E95994"/>
    <w:rsid w:val="00E95B9A"/>
    <w:rsid w:val="00EA2CEA"/>
    <w:rsid w:val="00EA3913"/>
    <w:rsid w:val="00EA3E03"/>
    <w:rsid w:val="00EA510E"/>
    <w:rsid w:val="00EA53ED"/>
    <w:rsid w:val="00EA772B"/>
    <w:rsid w:val="00EB2E5C"/>
    <w:rsid w:val="00EB5105"/>
    <w:rsid w:val="00EB5286"/>
    <w:rsid w:val="00EC4A90"/>
    <w:rsid w:val="00EC4B65"/>
    <w:rsid w:val="00ED0CFB"/>
    <w:rsid w:val="00ED1C71"/>
    <w:rsid w:val="00ED2CB3"/>
    <w:rsid w:val="00ED416C"/>
    <w:rsid w:val="00ED51B4"/>
    <w:rsid w:val="00ED5396"/>
    <w:rsid w:val="00ED58FA"/>
    <w:rsid w:val="00ED6B7D"/>
    <w:rsid w:val="00ED6D94"/>
    <w:rsid w:val="00ED7CBF"/>
    <w:rsid w:val="00EE23DD"/>
    <w:rsid w:val="00EE2CAF"/>
    <w:rsid w:val="00EE4E2B"/>
    <w:rsid w:val="00EE5FB3"/>
    <w:rsid w:val="00EE7BAA"/>
    <w:rsid w:val="00EE7CB7"/>
    <w:rsid w:val="00EF0360"/>
    <w:rsid w:val="00EF12F2"/>
    <w:rsid w:val="00EF204F"/>
    <w:rsid w:val="00EF327C"/>
    <w:rsid w:val="00EF4DF2"/>
    <w:rsid w:val="00EF6418"/>
    <w:rsid w:val="00F005C3"/>
    <w:rsid w:val="00F00CA3"/>
    <w:rsid w:val="00F015DF"/>
    <w:rsid w:val="00F020F2"/>
    <w:rsid w:val="00F02495"/>
    <w:rsid w:val="00F04916"/>
    <w:rsid w:val="00F04956"/>
    <w:rsid w:val="00F0563C"/>
    <w:rsid w:val="00F05A99"/>
    <w:rsid w:val="00F118F6"/>
    <w:rsid w:val="00F119EA"/>
    <w:rsid w:val="00F1234D"/>
    <w:rsid w:val="00F12750"/>
    <w:rsid w:val="00F136F7"/>
    <w:rsid w:val="00F15E09"/>
    <w:rsid w:val="00F2055D"/>
    <w:rsid w:val="00F214C6"/>
    <w:rsid w:val="00F21AC3"/>
    <w:rsid w:val="00F230CB"/>
    <w:rsid w:val="00F24BEC"/>
    <w:rsid w:val="00F25A92"/>
    <w:rsid w:val="00F26318"/>
    <w:rsid w:val="00F26FCE"/>
    <w:rsid w:val="00F27410"/>
    <w:rsid w:val="00F2743A"/>
    <w:rsid w:val="00F27AB9"/>
    <w:rsid w:val="00F3060C"/>
    <w:rsid w:val="00F30680"/>
    <w:rsid w:val="00F307C1"/>
    <w:rsid w:val="00F30FBA"/>
    <w:rsid w:val="00F31305"/>
    <w:rsid w:val="00F323C8"/>
    <w:rsid w:val="00F32A61"/>
    <w:rsid w:val="00F32E0E"/>
    <w:rsid w:val="00F34377"/>
    <w:rsid w:val="00F362D9"/>
    <w:rsid w:val="00F3656D"/>
    <w:rsid w:val="00F36EBC"/>
    <w:rsid w:val="00F4074D"/>
    <w:rsid w:val="00F41E6A"/>
    <w:rsid w:val="00F426B1"/>
    <w:rsid w:val="00F459CD"/>
    <w:rsid w:val="00F465A2"/>
    <w:rsid w:val="00F47ADA"/>
    <w:rsid w:val="00F50B2E"/>
    <w:rsid w:val="00F56348"/>
    <w:rsid w:val="00F565B0"/>
    <w:rsid w:val="00F57C38"/>
    <w:rsid w:val="00F61C08"/>
    <w:rsid w:val="00F6336A"/>
    <w:rsid w:val="00F6391B"/>
    <w:rsid w:val="00F647FE"/>
    <w:rsid w:val="00F64E1C"/>
    <w:rsid w:val="00F6649C"/>
    <w:rsid w:val="00F66B99"/>
    <w:rsid w:val="00F675AD"/>
    <w:rsid w:val="00F7461C"/>
    <w:rsid w:val="00F802E1"/>
    <w:rsid w:val="00F811D7"/>
    <w:rsid w:val="00F818D3"/>
    <w:rsid w:val="00F820E0"/>
    <w:rsid w:val="00F8400D"/>
    <w:rsid w:val="00F847EB"/>
    <w:rsid w:val="00F85E15"/>
    <w:rsid w:val="00F86CE9"/>
    <w:rsid w:val="00F87115"/>
    <w:rsid w:val="00F87F2A"/>
    <w:rsid w:val="00F9293E"/>
    <w:rsid w:val="00F93565"/>
    <w:rsid w:val="00F94DDB"/>
    <w:rsid w:val="00F95C8D"/>
    <w:rsid w:val="00F9646B"/>
    <w:rsid w:val="00F9782F"/>
    <w:rsid w:val="00FA39E9"/>
    <w:rsid w:val="00FA56B8"/>
    <w:rsid w:val="00FA7FB2"/>
    <w:rsid w:val="00FB4C4F"/>
    <w:rsid w:val="00FB7E08"/>
    <w:rsid w:val="00FC08AD"/>
    <w:rsid w:val="00FC245E"/>
    <w:rsid w:val="00FC2D7C"/>
    <w:rsid w:val="00FC3EAE"/>
    <w:rsid w:val="00FC5705"/>
    <w:rsid w:val="00FC5C8E"/>
    <w:rsid w:val="00FD203F"/>
    <w:rsid w:val="00FD5190"/>
    <w:rsid w:val="00FE0D35"/>
    <w:rsid w:val="00FE1829"/>
    <w:rsid w:val="00FE3426"/>
    <w:rsid w:val="00FE3682"/>
    <w:rsid w:val="00FE3E7F"/>
    <w:rsid w:val="00FE5068"/>
    <w:rsid w:val="00FE53B7"/>
    <w:rsid w:val="00FE68AF"/>
    <w:rsid w:val="00FF01BA"/>
    <w:rsid w:val="00FF3710"/>
    <w:rsid w:val="00FF4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14F4B"/>
  <w15:docId w15:val="{EFD560D1-9304-4364-921F-AFCD91CA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Cs w:val="22"/>
        <w:lang w:val="de-DE" w:eastAsia="de-DE"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0456F"/>
    <w:pPr>
      <w:spacing w:after="200" w:line="360" w:lineRule="auto"/>
      <w:jc w:val="both"/>
    </w:pPr>
    <w:rPr>
      <w:rFonts w:ascii="Arial" w:hAnsi="Arial"/>
      <w:sz w:val="24"/>
      <w:lang w:eastAsia="en-US"/>
    </w:rPr>
  </w:style>
  <w:style w:type="paragraph" w:styleId="berschrift1">
    <w:name w:val="heading 1"/>
    <w:basedOn w:val="Standard"/>
    <w:next w:val="Standard"/>
    <w:link w:val="berschrift1Zchn"/>
    <w:uiPriority w:val="9"/>
    <w:qFormat/>
    <w:pPr>
      <w:keepNext/>
      <w:pageBreakBefore/>
      <w:numPr>
        <w:numId w:val="2"/>
      </w:numPr>
      <w:spacing w:before="360" w:after="120"/>
      <w:ind w:left="432"/>
      <w:jc w:val="left"/>
      <w:outlineLvl w:val="0"/>
    </w:pPr>
    <w:rPr>
      <w:rFonts w:eastAsia="Times New Roman"/>
      <w:b/>
      <w:bCs/>
      <w:sz w:val="48"/>
      <w:szCs w:val="32"/>
    </w:rPr>
  </w:style>
  <w:style w:type="paragraph" w:styleId="berschrift2">
    <w:name w:val="heading 2"/>
    <w:basedOn w:val="Standard"/>
    <w:next w:val="Standard"/>
    <w:link w:val="berschrift2Zchn"/>
    <w:uiPriority w:val="9"/>
    <w:unhideWhenUsed/>
    <w:qFormat/>
    <w:pPr>
      <w:keepNext/>
      <w:numPr>
        <w:ilvl w:val="1"/>
        <w:numId w:val="2"/>
      </w:numPr>
      <w:spacing w:before="480" w:after="300" w:line="240" w:lineRule="auto"/>
      <w:outlineLvl w:val="1"/>
    </w:pPr>
    <w:rPr>
      <w:rFonts w:eastAsia="Times New Roman"/>
      <w:b/>
      <w:bCs/>
      <w:iCs/>
      <w:sz w:val="32"/>
      <w:szCs w:val="28"/>
    </w:rPr>
  </w:style>
  <w:style w:type="paragraph" w:styleId="berschrift3">
    <w:name w:val="heading 3"/>
    <w:basedOn w:val="Standard"/>
    <w:next w:val="Standard"/>
    <w:link w:val="berschrift3Zchn"/>
    <w:uiPriority w:val="9"/>
    <w:unhideWhenUsed/>
    <w:qFormat/>
    <w:pPr>
      <w:keepNext/>
      <w:numPr>
        <w:ilvl w:val="2"/>
        <w:numId w:val="2"/>
      </w:numPr>
      <w:spacing w:before="480" w:after="300"/>
      <w:ind w:left="851" w:hanging="851"/>
      <w:outlineLvl w:val="2"/>
    </w:pPr>
    <w:rPr>
      <w:rFonts w:eastAsia="Times New Roman"/>
      <w:b/>
      <w:bCs/>
      <w:sz w:val="28"/>
      <w:szCs w:val="26"/>
    </w:rPr>
  </w:style>
  <w:style w:type="paragraph" w:styleId="berschrift4">
    <w:name w:val="heading 4"/>
    <w:basedOn w:val="Standard"/>
    <w:next w:val="Standard"/>
    <w:link w:val="berschrift4Zchn"/>
    <w:uiPriority w:val="9"/>
    <w:unhideWhenUsed/>
    <w:qFormat/>
    <w:pPr>
      <w:keepNext/>
      <w:numPr>
        <w:ilvl w:val="3"/>
        <w:numId w:val="2"/>
      </w:numPr>
      <w:spacing w:before="240" w:after="240"/>
      <w:outlineLvl w:val="3"/>
    </w:pPr>
    <w:rPr>
      <w:rFonts w:eastAsia="Times New Roman"/>
      <w:b/>
      <w:bCs/>
      <w:szCs w:val="28"/>
    </w:rPr>
  </w:style>
  <w:style w:type="paragraph" w:styleId="berschrift5">
    <w:name w:val="heading 5"/>
    <w:basedOn w:val="Standard"/>
    <w:next w:val="Standard"/>
    <w:link w:val="berschrift5Zchn"/>
    <w:uiPriority w:val="9"/>
    <w:unhideWhenUsed/>
    <w:qFormat/>
    <w:pPr>
      <w:numPr>
        <w:ilvl w:val="4"/>
        <w:numId w:val="2"/>
      </w:numPr>
      <w:spacing w:before="240" w:after="60"/>
      <w:outlineLvl w:val="4"/>
    </w:pPr>
    <w:rPr>
      <w:rFonts w:eastAsia="Times New Roman"/>
      <w:b/>
      <w:bCs/>
      <w:iCs/>
      <w:szCs w:val="26"/>
    </w:rPr>
  </w:style>
  <w:style w:type="paragraph" w:styleId="berschrift6">
    <w:name w:val="heading 6"/>
    <w:basedOn w:val="Standard"/>
    <w:next w:val="Standard"/>
    <w:link w:val="berschrift6Zchn"/>
    <w:uiPriority w:val="9"/>
    <w:unhideWhenUsed/>
    <w:qFormat/>
    <w:pPr>
      <w:numPr>
        <w:ilvl w:val="5"/>
        <w:numId w:val="2"/>
      </w:numPr>
      <w:spacing w:before="240" w:after="60"/>
      <w:outlineLvl w:val="5"/>
    </w:pPr>
    <w:rPr>
      <w:rFonts w:ascii="Calibri" w:eastAsia="Times New Roman" w:hAnsi="Calibri"/>
      <w:b/>
      <w:bCs/>
    </w:rPr>
  </w:style>
  <w:style w:type="paragraph" w:styleId="berschrift7">
    <w:name w:val="heading 7"/>
    <w:basedOn w:val="Standard"/>
    <w:next w:val="Standard"/>
    <w:link w:val="berschrift7Zchn"/>
    <w:uiPriority w:val="9"/>
    <w:unhideWhenUsed/>
    <w:qFormat/>
    <w:pPr>
      <w:numPr>
        <w:ilvl w:val="6"/>
        <w:numId w:val="2"/>
      </w:numPr>
      <w:spacing w:before="240" w:after="60"/>
      <w:outlineLvl w:val="6"/>
    </w:pPr>
    <w:rPr>
      <w:rFonts w:ascii="Calibri" w:eastAsia="Times New Roman" w:hAnsi="Calibri"/>
      <w:szCs w:val="24"/>
    </w:rPr>
  </w:style>
  <w:style w:type="paragraph" w:styleId="berschrift8">
    <w:name w:val="heading 8"/>
    <w:basedOn w:val="Standard"/>
    <w:next w:val="Standard"/>
    <w:link w:val="berschrift8Zchn"/>
    <w:uiPriority w:val="9"/>
    <w:unhideWhenUsed/>
    <w:qFormat/>
    <w:pPr>
      <w:numPr>
        <w:ilvl w:val="7"/>
        <w:numId w:val="2"/>
      </w:numPr>
      <w:spacing w:before="240" w:after="60"/>
      <w:outlineLvl w:val="7"/>
    </w:pPr>
    <w:rPr>
      <w:rFonts w:ascii="Calibri" w:eastAsia="Times New Roman" w:hAnsi="Calibri"/>
      <w:i/>
      <w:iCs/>
      <w:szCs w:val="24"/>
    </w:rPr>
  </w:style>
  <w:style w:type="paragraph" w:styleId="berschrift9">
    <w:name w:val="heading 9"/>
    <w:basedOn w:val="Standard"/>
    <w:next w:val="Standard"/>
    <w:link w:val="berschrift9Zchn"/>
    <w:uiPriority w:val="9"/>
    <w:unhideWhenUsed/>
    <w:qFormat/>
    <w:pPr>
      <w:numPr>
        <w:ilvl w:val="8"/>
        <w:numId w:val="2"/>
      </w:numPr>
      <w:spacing w:before="240" w:after="60"/>
      <w:outlineLvl w:val="8"/>
    </w:pPr>
    <w:rPr>
      <w:rFonts w:ascii="Cambria" w:eastAsia="Times New Roman"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paragraph" w:styleId="KeinLeerraum">
    <w:name w:val="No Spacing"/>
    <w:uiPriority w:val="1"/>
    <w:qFormat/>
  </w:style>
  <w:style w:type="paragraph" w:styleId="Titel">
    <w:name w:val="Title"/>
    <w:basedOn w:val="Standard"/>
    <w:next w:val="Standard"/>
    <w:link w:val="TitelZchn"/>
    <w:uiPriority w:val="10"/>
    <w:qFormat/>
    <w:pPr>
      <w:spacing w:before="3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pPr>
    <w:rPr>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1">
    <w:name w:val="Table Grid Light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
    <w:name w:val="Grid Table 2 - Accent 1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1">
    <w:name w:val="Grid Table 2 - Accent 21"/>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1">
    <w:name w:val="Grid Table 2 - Accent 31"/>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1">
    <w:name w:val="Grid Table 2 - Accent 41"/>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1">
    <w:name w:val="Grid Table 2 - Accent 51"/>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1">
    <w:name w:val="Grid Table 2 - Accent 61"/>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
    <w:name w:val="Grid Table 3 - Accent 1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1">
    <w:name w:val="Grid Table 3 - Accent 21"/>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1">
    <w:name w:val="Grid Table 3 - Accent 31"/>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1">
    <w:name w:val="Grid Table 3 - Accent 41"/>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1">
    <w:name w:val="Grid Table 3 - Accent 51"/>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1">
    <w:name w:val="Grid Table 3 - Accent 61"/>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
    <w:name w:val="Grid Table 4 - Accent 1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1">
    <w:name w:val="Grid Table 4 - Accent 21"/>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1">
    <w:name w:val="Grid Table 4 - Accent 31"/>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1">
    <w:name w:val="Grid Table 4 - Accent 41"/>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1">
    <w:name w:val="Grid Table 4 - Accent 51"/>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1">
    <w:name w:val="Grid Table 4 - Accent 61"/>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1">
    <w:name w:val="Grid Table 5 Dark - Accent 2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1">
    <w:name w:val="Grid Table 5 Dark - Accent 3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1">
    <w:name w:val="Grid Table 5 Dark - Accent 5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1">
    <w:name w:val="Grid Table 5 Dark - Accent 6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1">
    <w:name w:val="Grid Table 6 Colorful - Accent 21"/>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1">
    <w:name w:val="Grid Table 6 Colorful - Accent 31"/>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1">
    <w:name w:val="Grid Table 6 Colorful - Accent 41"/>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1">
    <w:name w:val="Grid Table 6 Colorful - Accent 51"/>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1">
    <w:name w:val="Grid Table 6 Colorful - Accent 61"/>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1">
    <w:name w:val="Grid Table 7 Colorful - Accent 21"/>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1">
    <w:name w:val="Grid Table 7 Colorful - Accent 31"/>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1">
    <w:name w:val="Grid Table 7 Colorful - Accent 41"/>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1">
    <w:name w:val="Grid Table 7 Colorful - Accent 51"/>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1">
    <w:name w:val="Grid Table 7 Colorful - Accent 61"/>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
    <w:name w:val="List Table 1 Light - Accent 1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1">
    <w:name w:val="List Table 1 Light - Accent 2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1">
    <w:name w:val="List Table 1 Light - Accent 3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1">
    <w:name w:val="List Table 1 Light - Accent 4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1">
    <w:name w:val="List Table 1 Light - Accent 5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1">
    <w:name w:val="List Table 1 Light - Accent 6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
    <w:name w:val="List Table 2 - Accent 1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1">
    <w:name w:val="List Table 2 - Accent 21"/>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1">
    <w:name w:val="List Table 2 - Accent 31"/>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1">
    <w:name w:val="List Table 2 - Accent 41"/>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1">
    <w:name w:val="List Table 2 - Accent 51"/>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1">
    <w:name w:val="List Table 2 - Accent 61"/>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
    <w:name w:val="List Table 4 - Accent 1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1">
    <w:name w:val="List Table 4 - Accent 21"/>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1">
    <w:name w:val="List Table 4 - Accent 31"/>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1">
    <w:name w:val="List Table 4 - Accent 41"/>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1">
    <w:name w:val="List Table 4 - Accent 51"/>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1">
    <w:name w:val="List Table 4 - Accent 61"/>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
    <w:name w:val="List Table 5 Dark - Accent 1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1">
    <w:name w:val="List Table 5 Dark - Accent 21"/>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1">
    <w:name w:val="List Table 5 Dark - Accent 31"/>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1">
    <w:name w:val="List Table 5 Dark - Accent 41"/>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1">
    <w:name w:val="List Table 5 Dark - Accent 51"/>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1">
    <w:name w:val="List Table 5 Dark - Accent 61"/>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1">
    <w:name w:val="List Table 6 Colorful - Accent 21"/>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1">
    <w:name w:val="List Table 6 Colorful - Accent 31"/>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1">
    <w:name w:val="List Table 6 Colorful - Accent 41"/>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1">
    <w:name w:val="List Table 6 Colorful - Accent 51"/>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1">
    <w:name w:val="List Table 6 Colorful - Accent 61"/>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1">
    <w:name w:val="List Table 7 Colorful - Accent 21"/>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1">
    <w:name w:val="List Table 7 Colorful - Accent 31"/>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1">
    <w:name w:val="List Table 7 Colorful - Accent 41"/>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1">
    <w:name w:val="List Table 7 Colorful - Accent 51"/>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1">
    <w:name w:val="List Table 7 Colorful - Accent 61"/>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NormaleTabelle"/>
    <w:uiPriority w:val="99"/>
    <w:rPr>
      <w:color w:val="40404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NormaleTabelle"/>
    <w:uiPriority w:val="99"/>
    <w:rPr>
      <w:color w:val="40404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NormaleTabelle"/>
    <w:uiPriority w:val="99"/>
    <w:rPr>
      <w:color w:val="40404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NormaleTabelle"/>
    <w:uiPriority w:val="99"/>
    <w:rPr>
      <w:color w:val="40404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NormaleTabelle"/>
    <w:uiPriority w:val="99"/>
    <w:rPr>
      <w:color w:val="40404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NormaleTabelle"/>
    <w:uiPriority w:val="99"/>
    <w:rPr>
      <w:color w:val="40404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NormaleTabelle"/>
    <w:uiPriority w:val="99"/>
    <w:rPr>
      <w:color w:val="40404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berschrift1Zchn">
    <w:name w:val="Überschrift 1 Zchn"/>
    <w:basedOn w:val="Absatz-Standardschriftart"/>
    <w:link w:val="berschrift1"/>
    <w:uiPriority w:val="9"/>
    <w:rPr>
      <w:rFonts w:ascii="Arial" w:eastAsia="Times New Roman" w:hAnsi="Arial"/>
      <w:b/>
      <w:bCs/>
      <w:sz w:val="48"/>
      <w:szCs w:val="32"/>
      <w:lang w:eastAsia="en-US"/>
    </w:rPr>
  </w:style>
  <w:style w:type="character" w:customStyle="1" w:styleId="berschrift2Zchn">
    <w:name w:val="Überschrift 2 Zchn"/>
    <w:basedOn w:val="Absatz-Standardschriftart"/>
    <w:link w:val="berschrift2"/>
    <w:uiPriority w:val="9"/>
    <w:rPr>
      <w:rFonts w:ascii="Arial" w:eastAsia="Times New Roman" w:hAnsi="Arial"/>
      <w:b/>
      <w:bCs/>
      <w:iCs/>
      <w:sz w:val="32"/>
      <w:szCs w:val="28"/>
      <w:lang w:eastAsia="en-US"/>
    </w:rPr>
  </w:style>
  <w:style w:type="character" w:customStyle="1" w:styleId="berschrift3Zchn">
    <w:name w:val="Überschrift 3 Zchn"/>
    <w:basedOn w:val="Absatz-Standardschriftart"/>
    <w:link w:val="berschrift3"/>
    <w:uiPriority w:val="9"/>
    <w:rPr>
      <w:rFonts w:ascii="Arial" w:eastAsia="Times New Roman" w:hAnsi="Arial"/>
      <w:b/>
      <w:bCs/>
      <w:sz w:val="28"/>
      <w:szCs w:val="26"/>
      <w:lang w:eastAsia="en-US"/>
    </w:rPr>
  </w:style>
  <w:style w:type="character" w:customStyle="1" w:styleId="berschrift4Zchn">
    <w:name w:val="Überschrift 4 Zchn"/>
    <w:basedOn w:val="Absatz-Standardschriftart"/>
    <w:link w:val="berschrift4"/>
    <w:uiPriority w:val="9"/>
    <w:rPr>
      <w:rFonts w:ascii="Arial" w:eastAsia="Times New Roman" w:hAnsi="Arial"/>
      <w:b/>
      <w:bCs/>
      <w:sz w:val="24"/>
      <w:szCs w:val="28"/>
      <w:lang w:eastAsia="en-US"/>
    </w:rPr>
  </w:style>
  <w:style w:type="character" w:customStyle="1" w:styleId="berschrift5Zchn">
    <w:name w:val="Überschrift 5 Zchn"/>
    <w:basedOn w:val="Absatz-Standardschriftart"/>
    <w:link w:val="berschrift5"/>
    <w:uiPriority w:val="9"/>
    <w:rPr>
      <w:rFonts w:ascii="Arial" w:eastAsia="Times New Roman" w:hAnsi="Arial"/>
      <w:b/>
      <w:bCs/>
      <w:iCs/>
      <w:sz w:val="24"/>
      <w:szCs w:val="26"/>
      <w:lang w:eastAsia="en-US"/>
    </w:rPr>
  </w:style>
  <w:style w:type="character" w:customStyle="1" w:styleId="berschrift6Zchn">
    <w:name w:val="Überschrift 6 Zchn"/>
    <w:basedOn w:val="Absatz-Standardschriftart"/>
    <w:link w:val="berschrift6"/>
    <w:uiPriority w:val="9"/>
    <w:rPr>
      <w:rFonts w:eastAsia="Times New Roman"/>
      <w:b/>
      <w:bCs/>
      <w:sz w:val="24"/>
      <w:lang w:eastAsia="en-US"/>
    </w:rPr>
  </w:style>
  <w:style w:type="character" w:customStyle="1" w:styleId="berschrift7Zchn">
    <w:name w:val="Überschrift 7 Zchn"/>
    <w:basedOn w:val="Absatz-Standardschriftart"/>
    <w:link w:val="berschrift7"/>
    <w:uiPriority w:val="9"/>
    <w:rPr>
      <w:rFonts w:eastAsia="Times New Roman"/>
      <w:sz w:val="24"/>
      <w:szCs w:val="24"/>
      <w:lang w:eastAsia="en-US"/>
    </w:rPr>
  </w:style>
  <w:style w:type="character" w:customStyle="1" w:styleId="berschrift8Zchn">
    <w:name w:val="Überschrift 8 Zchn"/>
    <w:basedOn w:val="Absatz-Standardschriftart"/>
    <w:link w:val="berschrift8"/>
    <w:uiPriority w:val="9"/>
    <w:rPr>
      <w:rFonts w:eastAsia="Times New Roman"/>
      <w:i/>
      <w:iCs/>
      <w:sz w:val="24"/>
      <w:szCs w:val="24"/>
      <w:lang w:eastAsia="en-US"/>
    </w:rPr>
  </w:style>
  <w:style w:type="character" w:customStyle="1" w:styleId="berschrift9Zchn">
    <w:name w:val="Überschrift 9 Zchn"/>
    <w:basedOn w:val="Absatz-Standardschriftart"/>
    <w:link w:val="berschrift9"/>
    <w:uiPriority w:val="9"/>
    <w:rPr>
      <w:rFonts w:ascii="Cambria" w:eastAsia="Times New Roman" w:hAnsi="Cambria"/>
      <w:sz w:val="24"/>
      <w:lang w:eastAsia="en-US"/>
    </w:rPr>
  </w:style>
  <w:style w:type="numbering" w:customStyle="1" w:styleId="Anhang">
    <w:name w:val="Anhang"/>
    <w:uiPriority w:val="99"/>
    <w:pPr>
      <w:numPr>
        <w:numId w:val="1"/>
      </w:numPr>
    </w:pPr>
  </w:style>
  <w:style w:type="paragraph" w:customStyle="1" w:styleId="Ebene1-bime">
    <w:name w:val="Ebene1 - bime"/>
    <w:basedOn w:val="berschrift1"/>
    <w:semiHidden/>
    <w:qFormat/>
    <w:rPr>
      <w:rFonts w:cs="Arial"/>
      <w:szCs w:val="44"/>
    </w:rPr>
  </w:style>
  <w:style w:type="paragraph" w:styleId="Dokumentstruktur">
    <w:name w:val="Document Map"/>
    <w:basedOn w:val="Standard"/>
    <w:link w:val="DokumentstrukturZchn"/>
    <w:uiPriority w:val="99"/>
    <w:semiHidden/>
    <w:unhideWhenUsed/>
    <w:rPr>
      <w:rFonts w:ascii="Tahoma" w:hAnsi="Tahoma" w:cs="Tahoma"/>
      <w:sz w:val="16"/>
      <w:szCs w:val="16"/>
    </w:rPr>
  </w:style>
  <w:style w:type="paragraph" w:customStyle="1" w:styleId="Ebene3-bime">
    <w:name w:val="Ebene3 - bime"/>
    <w:basedOn w:val="berschrift3"/>
    <w:semiHidden/>
    <w:qFormat/>
    <w:rPr>
      <w:rFonts w:cs="Arial"/>
    </w:rPr>
  </w:style>
  <w:style w:type="paragraph" w:customStyle="1" w:styleId="Ebene4-bime">
    <w:name w:val="Ebene4 - bime"/>
    <w:basedOn w:val="berschrift4"/>
    <w:semiHidden/>
    <w:qFormat/>
  </w:style>
  <w:style w:type="paragraph" w:customStyle="1" w:styleId="Text-bime">
    <w:name w:val="Text - bime"/>
    <w:basedOn w:val="Standard"/>
    <w:semiHidden/>
    <w:qFormat/>
  </w:style>
  <w:style w:type="paragraph" w:styleId="Verzeichnis1">
    <w:name w:val="toc 1"/>
    <w:basedOn w:val="Standard"/>
    <w:next w:val="Standard"/>
    <w:uiPriority w:val="39"/>
    <w:unhideWhenUsed/>
    <w:pPr>
      <w:spacing w:before="120" w:after="120"/>
      <w:jc w:val="left"/>
    </w:pPr>
    <w:rPr>
      <w:b/>
      <w:bCs/>
      <w:caps/>
      <w:szCs w:val="20"/>
    </w:rPr>
  </w:style>
  <w:style w:type="paragraph" w:styleId="Verzeichnis2">
    <w:name w:val="toc 2"/>
    <w:basedOn w:val="Standard"/>
    <w:next w:val="Standard"/>
    <w:uiPriority w:val="39"/>
    <w:unhideWhenUsed/>
    <w:pPr>
      <w:spacing w:after="0"/>
      <w:ind w:left="230"/>
      <w:jc w:val="left"/>
    </w:pPr>
    <w:rPr>
      <w:szCs w:val="20"/>
    </w:rPr>
  </w:style>
  <w:style w:type="paragraph" w:styleId="Verzeichnis3">
    <w:name w:val="toc 3"/>
    <w:basedOn w:val="Standard"/>
    <w:next w:val="Standard"/>
    <w:uiPriority w:val="39"/>
    <w:unhideWhenUsed/>
    <w:pPr>
      <w:spacing w:after="0"/>
      <w:ind w:left="460"/>
      <w:jc w:val="left"/>
    </w:pPr>
    <w:rPr>
      <w:iCs/>
      <w:szCs w:val="20"/>
    </w:rPr>
  </w:style>
  <w:style w:type="character" w:styleId="Hyperlink">
    <w:name w:val="Hyperlink"/>
    <w:basedOn w:val="Absatz-Standardschriftart"/>
    <w:uiPriority w:val="99"/>
    <w:unhideWhenUsed/>
    <w:rPr>
      <w:color w:val="0000FF"/>
      <w:u w:val="single"/>
    </w:rPr>
  </w:style>
  <w:style w:type="paragraph" w:styleId="Kopfzeile">
    <w:name w:val="header"/>
    <w:basedOn w:val="Standard"/>
    <w:link w:val="KopfzeileZchn"/>
    <w:uiPriority w:val="99"/>
    <w:unhideWhenUsed/>
    <w:pPr>
      <w:tabs>
        <w:tab w:val="center" w:pos="4536"/>
        <w:tab w:val="right" w:pos="9072"/>
      </w:tabs>
    </w:pPr>
  </w:style>
  <w:style w:type="character" w:customStyle="1" w:styleId="KopfzeileZchn">
    <w:name w:val="Kopfzeile Zchn"/>
    <w:basedOn w:val="Absatz-Standardschriftart"/>
    <w:link w:val="Kopfzeile"/>
    <w:uiPriority w:val="99"/>
    <w:rPr>
      <w:sz w:val="22"/>
      <w:szCs w:val="22"/>
      <w:lang w:eastAsia="en-US"/>
    </w:rPr>
  </w:style>
  <w:style w:type="paragraph" w:styleId="Fuzeile">
    <w:name w:val="footer"/>
    <w:basedOn w:val="Standard"/>
    <w:link w:val="FuzeileZchn"/>
    <w:uiPriority w:val="99"/>
    <w:unhideWhenUsed/>
    <w:pPr>
      <w:tabs>
        <w:tab w:val="center" w:pos="4536"/>
        <w:tab w:val="right" w:pos="9072"/>
      </w:tabs>
    </w:pPr>
  </w:style>
  <w:style w:type="character" w:customStyle="1" w:styleId="FuzeileZchn">
    <w:name w:val="Fußzeile Zchn"/>
    <w:basedOn w:val="Absatz-Standardschriftart"/>
    <w:link w:val="Fuzeile"/>
    <w:uiPriority w:val="99"/>
    <w:rPr>
      <w:sz w:val="22"/>
      <w:szCs w:val="22"/>
      <w:lang w:eastAsia="en-US"/>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lang w:eastAsia="en-US"/>
    </w:rPr>
  </w:style>
  <w:style w:type="paragraph" w:styleId="Beschriftung">
    <w:name w:val="caption"/>
    <w:basedOn w:val="Standard"/>
    <w:next w:val="Standard"/>
    <w:uiPriority w:val="35"/>
    <w:unhideWhenUsed/>
    <w:qFormat/>
    <w:rPr>
      <w:b/>
      <w:bCs/>
      <w:sz w:val="20"/>
      <w:szCs w:val="20"/>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lang w:eastAsia="en-US"/>
    </w:rPr>
  </w:style>
  <w:style w:type="paragraph" w:styleId="Inhaltsverzeichnisberschrift">
    <w:name w:val="TOC Heading"/>
    <w:basedOn w:val="berschrift1"/>
    <w:next w:val="Standard"/>
    <w:uiPriority w:val="39"/>
    <w:semiHidden/>
    <w:unhideWhenUsed/>
    <w:qFormat/>
    <w:pPr>
      <w:keepLines/>
      <w:pageBreakBefore w:val="0"/>
      <w:spacing w:before="480" w:after="0"/>
      <w:outlineLvl w:val="9"/>
    </w:pPr>
    <w:rPr>
      <w:rFonts w:ascii="Cambria" w:hAnsi="Cambria"/>
      <w:color w:val="365F91"/>
      <w:sz w:val="28"/>
      <w:szCs w:val="28"/>
    </w:rPr>
  </w:style>
  <w:style w:type="paragraph" w:styleId="Verzeichnis4">
    <w:name w:val="toc 4"/>
    <w:basedOn w:val="Standard"/>
    <w:next w:val="Standard"/>
    <w:uiPriority w:val="39"/>
    <w:unhideWhenUsed/>
    <w:pPr>
      <w:spacing w:after="0"/>
      <w:ind w:left="690"/>
      <w:jc w:val="left"/>
    </w:pPr>
    <w:rPr>
      <w:szCs w:val="18"/>
    </w:rPr>
  </w:style>
  <w:style w:type="paragraph" w:styleId="Verzeichnis5">
    <w:name w:val="toc 5"/>
    <w:basedOn w:val="Standard"/>
    <w:next w:val="Standard"/>
    <w:uiPriority w:val="39"/>
    <w:unhideWhenUsed/>
    <w:pPr>
      <w:spacing w:after="0"/>
      <w:ind w:left="920"/>
      <w:jc w:val="left"/>
    </w:pPr>
    <w:rPr>
      <w:rFonts w:ascii="Calibri" w:hAnsi="Calibri"/>
      <w:sz w:val="18"/>
      <w:szCs w:val="18"/>
    </w:rPr>
  </w:style>
  <w:style w:type="paragraph" w:styleId="Verzeichnis6">
    <w:name w:val="toc 6"/>
    <w:basedOn w:val="Standard"/>
    <w:next w:val="Standard"/>
    <w:uiPriority w:val="39"/>
    <w:unhideWhenUsed/>
    <w:pPr>
      <w:spacing w:after="0"/>
      <w:ind w:left="1150"/>
      <w:jc w:val="left"/>
    </w:pPr>
    <w:rPr>
      <w:rFonts w:ascii="Calibri" w:hAnsi="Calibri"/>
      <w:sz w:val="18"/>
      <w:szCs w:val="18"/>
    </w:rPr>
  </w:style>
  <w:style w:type="paragraph" w:styleId="Verzeichnis7">
    <w:name w:val="toc 7"/>
    <w:basedOn w:val="Standard"/>
    <w:next w:val="Standard"/>
    <w:uiPriority w:val="39"/>
    <w:unhideWhenUsed/>
    <w:pPr>
      <w:spacing w:after="0"/>
      <w:ind w:left="1380"/>
      <w:jc w:val="left"/>
    </w:pPr>
    <w:rPr>
      <w:rFonts w:ascii="Calibri" w:hAnsi="Calibri"/>
      <w:sz w:val="18"/>
      <w:szCs w:val="18"/>
    </w:rPr>
  </w:style>
  <w:style w:type="paragraph" w:styleId="Verzeichnis8">
    <w:name w:val="toc 8"/>
    <w:basedOn w:val="Standard"/>
    <w:next w:val="Standard"/>
    <w:uiPriority w:val="39"/>
    <w:unhideWhenUsed/>
    <w:pPr>
      <w:spacing w:after="0"/>
      <w:ind w:left="1610"/>
      <w:jc w:val="left"/>
    </w:pPr>
    <w:rPr>
      <w:rFonts w:ascii="Calibri" w:hAnsi="Calibri"/>
      <w:sz w:val="18"/>
      <w:szCs w:val="18"/>
    </w:rPr>
  </w:style>
  <w:style w:type="paragraph" w:styleId="Verzeichnis9">
    <w:name w:val="toc 9"/>
    <w:basedOn w:val="Standard"/>
    <w:next w:val="Standard"/>
    <w:uiPriority w:val="39"/>
    <w:unhideWhenUsed/>
    <w:pPr>
      <w:spacing w:after="0"/>
      <w:ind w:left="1840"/>
      <w:jc w:val="left"/>
    </w:pPr>
    <w:rPr>
      <w:rFonts w:ascii="Calibri" w:hAnsi="Calibri"/>
      <w:sz w:val="18"/>
      <w:szCs w:val="18"/>
    </w:rPr>
  </w:style>
  <w:style w:type="paragraph" w:styleId="Listenabsatz">
    <w:name w:val="List Paragraph"/>
    <w:basedOn w:val="Standard"/>
    <w:uiPriority w:val="34"/>
    <w:qFormat/>
    <w:pPr>
      <w:ind w:left="708"/>
    </w:pPr>
  </w:style>
  <w:style w:type="paragraph" w:styleId="Literaturverzeichnis">
    <w:name w:val="Bibliography"/>
    <w:basedOn w:val="Standard"/>
    <w:next w:val="Standard"/>
    <w:uiPriority w:val="37"/>
    <w:unhideWhenUsed/>
    <w:pPr>
      <w:spacing w:after="160" w:line="312" w:lineRule="auto"/>
    </w:pPr>
    <w:rPr>
      <w:rFonts w:ascii="Calibri" w:hAnsi="Calibri" w:cs="Calibri"/>
    </w:rPr>
  </w:style>
  <w:style w:type="character" w:styleId="Platzhaltertext">
    <w:name w:val="Placeholder Text"/>
    <w:basedOn w:val="Absatz-Standardschriftart"/>
    <w:uiPriority w:val="99"/>
    <w:semiHidden/>
    <w:rPr>
      <w:color w:val="808080"/>
    </w:rPr>
  </w:style>
  <w:style w:type="paragraph" w:styleId="Funotentext">
    <w:name w:val="footnote text"/>
    <w:basedOn w:val="Standard"/>
    <w:link w:val="FunotentextZchn"/>
    <w:uiPriority w:val="99"/>
    <w:semiHidden/>
    <w:unhideWhenUsed/>
    <w:pPr>
      <w:spacing w:after="0" w:line="240" w:lineRule="auto"/>
    </w:pPr>
    <w:rPr>
      <w:sz w:val="20"/>
      <w:szCs w:val="20"/>
    </w:rPr>
  </w:style>
  <w:style w:type="character" w:customStyle="1" w:styleId="FunotentextZchn">
    <w:name w:val="Fußnotentext Zchn"/>
    <w:basedOn w:val="Absatz-Standardschriftart"/>
    <w:link w:val="Funotentext"/>
    <w:uiPriority w:val="99"/>
    <w:semiHidden/>
    <w:rPr>
      <w:rFonts w:ascii="Arial" w:hAnsi="Arial"/>
      <w:lang w:eastAsia="en-US"/>
    </w:rPr>
  </w:style>
  <w:style w:type="character" w:styleId="Funotenzeichen">
    <w:name w:val="footnote reference"/>
    <w:basedOn w:val="Absatz-Standardschriftart"/>
    <w:uiPriority w:val="99"/>
    <w:semiHidden/>
    <w:unhideWhenUsed/>
    <w:rPr>
      <w:vertAlign w:val="superscript"/>
    </w:r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Kommentarzeichen">
    <w:name w:val="annotation reference"/>
    <w:basedOn w:val="Absatz-Standardschriftart"/>
    <w:uiPriority w:val="99"/>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rFonts w:ascii="Arial" w:hAnsi="Arial"/>
      <w:lang w:eastAsia="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rFonts w:ascii="Arial" w:hAnsi="Arial"/>
      <w:b/>
      <w:bCs/>
      <w:lang w:eastAsia="en-US"/>
    </w:rPr>
  </w:style>
  <w:style w:type="paragraph" w:styleId="berarbeitung">
    <w:name w:val="Revision"/>
    <w:hidden/>
    <w:uiPriority w:val="99"/>
    <w:semiHidden/>
    <w:rPr>
      <w:rFonts w:ascii="Arial" w:hAnsi="Arial"/>
      <w:sz w:val="24"/>
      <w:lang w:eastAsia="en-US"/>
    </w:rPr>
  </w:style>
  <w:style w:type="character" w:customStyle="1" w:styleId="st">
    <w:name w:val="st"/>
    <w:basedOn w:val="Absatz-Standardschriftart"/>
  </w:style>
  <w:style w:type="character" w:styleId="BesuchterLink">
    <w:name w:val="FollowedHyperlink"/>
    <w:basedOn w:val="Absatz-Standardschriftart"/>
    <w:uiPriority w:val="99"/>
    <w:semiHidden/>
    <w:unhideWhenUsed/>
    <w:rPr>
      <w:color w:val="800080" w:themeColor="followedHyperlink"/>
      <w:u w:val="single"/>
    </w:rPr>
  </w:style>
  <w:style w:type="paragraph" w:styleId="Textkrper">
    <w:name w:val="Body Text"/>
    <w:basedOn w:val="Standard"/>
    <w:link w:val="TextkrperZchn"/>
    <w:uiPriority w:val="1"/>
    <w:qFormat/>
    <w:pPr>
      <w:widowControl w:val="0"/>
      <w:spacing w:before="74" w:after="0" w:line="240" w:lineRule="auto"/>
      <w:ind w:left="308"/>
      <w:jc w:val="left"/>
    </w:pPr>
    <w:rPr>
      <w:rFonts w:eastAsia="Arial" w:cs="Calibri"/>
      <w:sz w:val="20"/>
      <w:szCs w:val="20"/>
      <w:lang w:val="en-US"/>
    </w:rPr>
  </w:style>
  <w:style w:type="character" w:customStyle="1" w:styleId="TextkrperZchn">
    <w:name w:val="Textkörper Zchn"/>
    <w:basedOn w:val="Absatz-Standardschriftart"/>
    <w:link w:val="Textkrper"/>
    <w:uiPriority w:val="1"/>
    <w:rPr>
      <w:rFonts w:ascii="Arial" w:eastAsia="Arial" w:hAnsi="Arial" w:cs="Calibri"/>
      <w:lang w:val="en-US" w:eastAsia="en-US"/>
    </w:rPr>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rPr>
  </w:style>
  <w:style w:type="character" w:styleId="NichtaufgelsteErwhnung">
    <w:name w:val="Unresolved Mention"/>
    <w:basedOn w:val="Absatz-Standardschriftart"/>
    <w:uiPriority w:val="99"/>
    <w:semiHidden/>
    <w:unhideWhenUsed/>
    <w:rsid w:val="00E066DD"/>
    <w:rPr>
      <w:color w:val="605E5C"/>
      <w:shd w:val="clear" w:color="auto" w:fill="E1DFDD"/>
    </w:rPr>
  </w:style>
  <w:style w:type="paragraph" w:customStyle="1" w:styleId="Default">
    <w:name w:val="Default"/>
    <w:rsid w:val="002063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pPr>
    <w:rPr>
      <w:rFonts w:cs="Calibri"/>
      <w:color w:val="000000"/>
      <w:sz w:val="24"/>
      <w:szCs w:val="24"/>
    </w:rPr>
  </w:style>
  <w:style w:type="paragraph" w:styleId="StandardWeb">
    <w:name w:val="Normal (Web)"/>
    <w:basedOn w:val="Standard"/>
    <w:uiPriority w:val="99"/>
    <w:unhideWhenUsed/>
    <w:rsid w:val="00D169B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szCs w:val="24"/>
      <w:lang w:eastAsia="de-DE"/>
    </w:rPr>
  </w:style>
  <w:style w:type="character" w:customStyle="1" w:styleId="normaltextrun">
    <w:name w:val="normaltextrun"/>
    <w:basedOn w:val="Absatz-Standardschriftart"/>
    <w:rsid w:val="00D169BA"/>
  </w:style>
  <w:style w:type="character" w:styleId="Hervorhebung">
    <w:name w:val="Emphasis"/>
    <w:basedOn w:val="Absatz-Standardschriftart"/>
    <w:uiPriority w:val="20"/>
    <w:qFormat/>
    <w:rsid w:val="009D5BA6"/>
    <w:rPr>
      <w:i/>
      <w:iCs/>
    </w:rPr>
  </w:style>
  <w:style w:type="table" w:styleId="Gitternetztabelle2Akzent1">
    <w:name w:val="Grid Table 2 Accent 1"/>
    <w:basedOn w:val="NormaleTabelle"/>
    <w:uiPriority w:val="47"/>
    <w:rsid w:val="00B96A4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1hellAkzent1">
    <w:name w:val="Grid Table 1 Light Accent 1"/>
    <w:basedOn w:val="NormaleTabelle"/>
    <w:uiPriority w:val="46"/>
    <w:rsid w:val="00B96A4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CitaviLiteraturverzeichnis">
    <w:name w:val="Citavi Literaturverzeichnis"/>
    <w:uiPriority w:val="99"/>
    <w:rsid w:val="00277BD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59" w:lineRule="auto"/>
      <w:ind w:left="510" w:hanging="510"/>
    </w:pPr>
    <w:rPr>
      <w:rFonts w:cs="Calibr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50217">
      <w:bodyDiv w:val="1"/>
      <w:marLeft w:val="0"/>
      <w:marRight w:val="0"/>
      <w:marTop w:val="0"/>
      <w:marBottom w:val="0"/>
      <w:divBdr>
        <w:top w:val="none" w:sz="0" w:space="0" w:color="auto"/>
        <w:left w:val="none" w:sz="0" w:space="0" w:color="auto"/>
        <w:bottom w:val="none" w:sz="0" w:space="0" w:color="auto"/>
        <w:right w:val="none" w:sz="0" w:space="0" w:color="auto"/>
      </w:divBdr>
      <w:divsChild>
        <w:div w:id="504826849">
          <w:marLeft w:val="0"/>
          <w:marRight w:val="0"/>
          <w:marTop w:val="0"/>
          <w:marBottom w:val="0"/>
          <w:divBdr>
            <w:top w:val="none" w:sz="0" w:space="0" w:color="auto"/>
            <w:left w:val="none" w:sz="0" w:space="0" w:color="auto"/>
            <w:bottom w:val="none" w:sz="0" w:space="0" w:color="auto"/>
            <w:right w:val="none" w:sz="0" w:space="0" w:color="auto"/>
          </w:divBdr>
        </w:div>
        <w:div w:id="819729800">
          <w:marLeft w:val="0"/>
          <w:marRight w:val="0"/>
          <w:marTop w:val="0"/>
          <w:marBottom w:val="0"/>
          <w:divBdr>
            <w:top w:val="none" w:sz="0" w:space="0" w:color="auto"/>
            <w:left w:val="none" w:sz="0" w:space="0" w:color="auto"/>
            <w:bottom w:val="none" w:sz="0" w:space="0" w:color="auto"/>
            <w:right w:val="none" w:sz="0" w:space="0" w:color="auto"/>
          </w:divBdr>
        </w:div>
      </w:divsChild>
    </w:div>
    <w:div w:id="736249792">
      <w:bodyDiv w:val="1"/>
      <w:marLeft w:val="0"/>
      <w:marRight w:val="0"/>
      <w:marTop w:val="0"/>
      <w:marBottom w:val="0"/>
      <w:divBdr>
        <w:top w:val="none" w:sz="0" w:space="0" w:color="auto"/>
        <w:left w:val="none" w:sz="0" w:space="0" w:color="auto"/>
        <w:bottom w:val="none" w:sz="0" w:space="0" w:color="auto"/>
        <w:right w:val="none" w:sz="0" w:space="0" w:color="auto"/>
      </w:divBdr>
    </w:div>
    <w:div w:id="829100344">
      <w:bodyDiv w:val="1"/>
      <w:marLeft w:val="0"/>
      <w:marRight w:val="0"/>
      <w:marTop w:val="0"/>
      <w:marBottom w:val="0"/>
      <w:divBdr>
        <w:top w:val="none" w:sz="0" w:space="0" w:color="auto"/>
        <w:left w:val="none" w:sz="0" w:space="0" w:color="auto"/>
        <w:bottom w:val="none" w:sz="0" w:space="0" w:color="auto"/>
        <w:right w:val="none" w:sz="0" w:space="0" w:color="auto"/>
      </w:divBdr>
    </w:div>
    <w:div w:id="1041906820">
      <w:bodyDiv w:val="1"/>
      <w:marLeft w:val="0"/>
      <w:marRight w:val="0"/>
      <w:marTop w:val="0"/>
      <w:marBottom w:val="0"/>
      <w:divBdr>
        <w:top w:val="none" w:sz="0" w:space="0" w:color="auto"/>
        <w:left w:val="none" w:sz="0" w:space="0" w:color="auto"/>
        <w:bottom w:val="none" w:sz="0" w:space="0" w:color="auto"/>
        <w:right w:val="none" w:sz="0" w:space="0" w:color="auto"/>
      </w:divBdr>
      <w:divsChild>
        <w:div w:id="858616058">
          <w:marLeft w:val="0"/>
          <w:marRight w:val="0"/>
          <w:marTop w:val="0"/>
          <w:marBottom w:val="0"/>
          <w:divBdr>
            <w:top w:val="none" w:sz="0" w:space="0" w:color="auto"/>
            <w:left w:val="none" w:sz="0" w:space="0" w:color="auto"/>
            <w:bottom w:val="none" w:sz="0" w:space="0" w:color="auto"/>
            <w:right w:val="none" w:sz="0" w:space="0" w:color="auto"/>
          </w:divBdr>
          <w:divsChild>
            <w:div w:id="513112825">
              <w:marLeft w:val="0"/>
              <w:marRight w:val="0"/>
              <w:marTop w:val="0"/>
              <w:marBottom w:val="0"/>
              <w:divBdr>
                <w:top w:val="none" w:sz="0" w:space="0" w:color="auto"/>
                <w:left w:val="none" w:sz="0" w:space="0" w:color="auto"/>
                <w:bottom w:val="none" w:sz="0" w:space="0" w:color="auto"/>
                <w:right w:val="none" w:sz="0" w:space="0" w:color="auto"/>
              </w:divBdr>
            </w:div>
            <w:div w:id="1458253988">
              <w:marLeft w:val="0"/>
              <w:marRight w:val="0"/>
              <w:marTop w:val="0"/>
              <w:marBottom w:val="0"/>
              <w:divBdr>
                <w:top w:val="none" w:sz="0" w:space="0" w:color="auto"/>
                <w:left w:val="none" w:sz="0" w:space="0" w:color="auto"/>
                <w:bottom w:val="none" w:sz="0" w:space="0" w:color="auto"/>
                <w:right w:val="none" w:sz="0" w:space="0" w:color="auto"/>
              </w:divBdr>
            </w:div>
            <w:div w:id="555120371">
              <w:marLeft w:val="0"/>
              <w:marRight w:val="0"/>
              <w:marTop w:val="0"/>
              <w:marBottom w:val="0"/>
              <w:divBdr>
                <w:top w:val="none" w:sz="0" w:space="0" w:color="auto"/>
                <w:left w:val="none" w:sz="0" w:space="0" w:color="auto"/>
                <w:bottom w:val="none" w:sz="0" w:space="0" w:color="auto"/>
                <w:right w:val="none" w:sz="0" w:space="0" w:color="auto"/>
              </w:divBdr>
            </w:div>
            <w:div w:id="2140144456">
              <w:marLeft w:val="0"/>
              <w:marRight w:val="0"/>
              <w:marTop w:val="0"/>
              <w:marBottom w:val="0"/>
              <w:divBdr>
                <w:top w:val="none" w:sz="0" w:space="0" w:color="auto"/>
                <w:left w:val="none" w:sz="0" w:space="0" w:color="auto"/>
                <w:bottom w:val="none" w:sz="0" w:space="0" w:color="auto"/>
                <w:right w:val="none" w:sz="0" w:space="0" w:color="auto"/>
              </w:divBdr>
            </w:div>
            <w:div w:id="1628706895">
              <w:marLeft w:val="0"/>
              <w:marRight w:val="0"/>
              <w:marTop w:val="0"/>
              <w:marBottom w:val="0"/>
              <w:divBdr>
                <w:top w:val="none" w:sz="0" w:space="0" w:color="auto"/>
                <w:left w:val="none" w:sz="0" w:space="0" w:color="auto"/>
                <w:bottom w:val="none" w:sz="0" w:space="0" w:color="auto"/>
                <w:right w:val="none" w:sz="0" w:space="0" w:color="auto"/>
              </w:divBdr>
            </w:div>
            <w:div w:id="524292038">
              <w:marLeft w:val="0"/>
              <w:marRight w:val="0"/>
              <w:marTop w:val="0"/>
              <w:marBottom w:val="0"/>
              <w:divBdr>
                <w:top w:val="none" w:sz="0" w:space="0" w:color="auto"/>
                <w:left w:val="none" w:sz="0" w:space="0" w:color="auto"/>
                <w:bottom w:val="none" w:sz="0" w:space="0" w:color="auto"/>
                <w:right w:val="none" w:sz="0" w:space="0" w:color="auto"/>
              </w:divBdr>
            </w:div>
            <w:div w:id="504436909">
              <w:marLeft w:val="0"/>
              <w:marRight w:val="0"/>
              <w:marTop w:val="0"/>
              <w:marBottom w:val="0"/>
              <w:divBdr>
                <w:top w:val="none" w:sz="0" w:space="0" w:color="auto"/>
                <w:left w:val="none" w:sz="0" w:space="0" w:color="auto"/>
                <w:bottom w:val="none" w:sz="0" w:space="0" w:color="auto"/>
                <w:right w:val="none" w:sz="0" w:space="0" w:color="auto"/>
              </w:divBdr>
            </w:div>
            <w:div w:id="11912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4492">
      <w:bodyDiv w:val="1"/>
      <w:marLeft w:val="0"/>
      <w:marRight w:val="0"/>
      <w:marTop w:val="0"/>
      <w:marBottom w:val="0"/>
      <w:divBdr>
        <w:top w:val="none" w:sz="0" w:space="0" w:color="auto"/>
        <w:left w:val="none" w:sz="0" w:space="0" w:color="auto"/>
        <w:bottom w:val="none" w:sz="0" w:space="0" w:color="auto"/>
        <w:right w:val="none" w:sz="0" w:space="0" w:color="auto"/>
      </w:divBdr>
    </w:div>
    <w:div w:id="1234244010">
      <w:bodyDiv w:val="1"/>
      <w:marLeft w:val="0"/>
      <w:marRight w:val="0"/>
      <w:marTop w:val="0"/>
      <w:marBottom w:val="0"/>
      <w:divBdr>
        <w:top w:val="none" w:sz="0" w:space="0" w:color="auto"/>
        <w:left w:val="none" w:sz="0" w:space="0" w:color="auto"/>
        <w:bottom w:val="none" w:sz="0" w:space="0" w:color="auto"/>
        <w:right w:val="none" w:sz="0" w:space="0" w:color="auto"/>
      </w:divBdr>
      <w:divsChild>
        <w:div w:id="2033914596">
          <w:marLeft w:val="0"/>
          <w:marRight w:val="0"/>
          <w:marTop w:val="0"/>
          <w:marBottom w:val="0"/>
          <w:divBdr>
            <w:top w:val="none" w:sz="0" w:space="0" w:color="auto"/>
            <w:left w:val="none" w:sz="0" w:space="0" w:color="auto"/>
            <w:bottom w:val="none" w:sz="0" w:space="0" w:color="auto"/>
            <w:right w:val="none" w:sz="0" w:space="0" w:color="auto"/>
          </w:divBdr>
        </w:div>
        <w:div w:id="1122648164">
          <w:marLeft w:val="0"/>
          <w:marRight w:val="0"/>
          <w:marTop w:val="0"/>
          <w:marBottom w:val="0"/>
          <w:divBdr>
            <w:top w:val="none" w:sz="0" w:space="0" w:color="auto"/>
            <w:left w:val="none" w:sz="0" w:space="0" w:color="auto"/>
            <w:bottom w:val="none" w:sz="0" w:space="0" w:color="auto"/>
            <w:right w:val="none" w:sz="0" w:space="0" w:color="auto"/>
          </w:divBdr>
        </w:div>
        <w:div w:id="1631086336">
          <w:marLeft w:val="0"/>
          <w:marRight w:val="0"/>
          <w:marTop w:val="0"/>
          <w:marBottom w:val="0"/>
          <w:divBdr>
            <w:top w:val="none" w:sz="0" w:space="0" w:color="auto"/>
            <w:left w:val="none" w:sz="0" w:space="0" w:color="auto"/>
            <w:bottom w:val="none" w:sz="0" w:space="0" w:color="auto"/>
            <w:right w:val="none" w:sz="0" w:space="0" w:color="auto"/>
          </w:divBdr>
        </w:div>
        <w:div w:id="46035644">
          <w:marLeft w:val="0"/>
          <w:marRight w:val="0"/>
          <w:marTop w:val="0"/>
          <w:marBottom w:val="0"/>
          <w:divBdr>
            <w:top w:val="none" w:sz="0" w:space="0" w:color="auto"/>
            <w:left w:val="none" w:sz="0" w:space="0" w:color="auto"/>
            <w:bottom w:val="none" w:sz="0" w:space="0" w:color="auto"/>
            <w:right w:val="none" w:sz="0" w:space="0" w:color="auto"/>
          </w:divBdr>
        </w:div>
      </w:divsChild>
    </w:div>
    <w:div w:id="1235697198">
      <w:bodyDiv w:val="1"/>
      <w:marLeft w:val="0"/>
      <w:marRight w:val="0"/>
      <w:marTop w:val="0"/>
      <w:marBottom w:val="0"/>
      <w:divBdr>
        <w:top w:val="none" w:sz="0" w:space="0" w:color="auto"/>
        <w:left w:val="none" w:sz="0" w:space="0" w:color="auto"/>
        <w:bottom w:val="none" w:sz="0" w:space="0" w:color="auto"/>
        <w:right w:val="none" w:sz="0" w:space="0" w:color="auto"/>
      </w:divBdr>
    </w:div>
    <w:div w:id="1313869118">
      <w:bodyDiv w:val="1"/>
      <w:marLeft w:val="0"/>
      <w:marRight w:val="0"/>
      <w:marTop w:val="0"/>
      <w:marBottom w:val="0"/>
      <w:divBdr>
        <w:top w:val="none" w:sz="0" w:space="0" w:color="auto"/>
        <w:left w:val="none" w:sz="0" w:space="0" w:color="auto"/>
        <w:bottom w:val="none" w:sz="0" w:space="0" w:color="auto"/>
        <w:right w:val="none" w:sz="0" w:space="0" w:color="auto"/>
      </w:divBdr>
      <w:divsChild>
        <w:div w:id="2013801746">
          <w:marLeft w:val="0"/>
          <w:marRight w:val="0"/>
          <w:marTop w:val="0"/>
          <w:marBottom w:val="0"/>
          <w:divBdr>
            <w:top w:val="none" w:sz="0" w:space="0" w:color="auto"/>
            <w:left w:val="none" w:sz="0" w:space="0" w:color="auto"/>
            <w:bottom w:val="none" w:sz="0" w:space="0" w:color="auto"/>
            <w:right w:val="none" w:sz="0" w:space="0" w:color="auto"/>
          </w:divBdr>
        </w:div>
        <w:div w:id="768935788">
          <w:marLeft w:val="0"/>
          <w:marRight w:val="0"/>
          <w:marTop w:val="0"/>
          <w:marBottom w:val="0"/>
          <w:divBdr>
            <w:top w:val="none" w:sz="0" w:space="0" w:color="auto"/>
            <w:left w:val="none" w:sz="0" w:space="0" w:color="auto"/>
            <w:bottom w:val="none" w:sz="0" w:space="0" w:color="auto"/>
            <w:right w:val="none" w:sz="0" w:space="0" w:color="auto"/>
          </w:divBdr>
        </w:div>
      </w:divsChild>
    </w:div>
    <w:div w:id="1316185161">
      <w:bodyDiv w:val="1"/>
      <w:marLeft w:val="0"/>
      <w:marRight w:val="0"/>
      <w:marTop w:val="0"/>
      <w:marBottom w:val="0"/>
      <w:divBdr>
        <w:top w:val="none" w:sz="0" w:space="0" w:color="auto"/>
        <w:left w:val="none" w:sz="0" w:space="0" w:color="auto"/>
        <w:bottom w:val="none" w:sz="0" w:space="0" w:color="auto"/>
        <w:right w:val="none" w:sz="0" w:space="0" w:color="auto"/>
      </w:divBdr>
    </w:div>
    <w:div w:id="1371997383">
      <w:bodyDiv w:val="1"/>
      <w:marLeft w:val="0"/>
      <w:marRight w:val="0"/>
      <w:marTop w:val="0"/>
      <w:marBottom w:val="0"/>
      <w:divBdr>
        <w:top w:val="none" w:sz="0" w:space="0" w:color="auto"/>
        <w:left w:val="none" w:sz="0" w:space="0" w:color="auto"/>
        <w:bottom w:val="none" w:sz="0" w:space="0" w:color="auto"/>
        <w:right w:val="none" w:sz="0" w:space="0" w:color="auto"/>
      </w:divBdr>
    </w:div>
    <w:div w:id="1394355712">
      <w:bodyDiv w:val="1"/>
      <w:marLeft w:val="0"/>
      <w:marRight w:val="0"/>
      <w:marTop w:val="0"/>
      <w:marBottom w:val="0"/>
      <w:divBdr>
        <w:top w:val="none" w:sz="0" w:space="0" w:color="auto"/>
        <w:left w:val="none" w:sz="0" w:space="0" w:color="auto"/>
        <w:bottom w:val="none" w:sz="0" w:space="0" w:color="auto"/>
        <w:right w:val="none" w:sz="0" w:space="0" w:color="auto"/>
      </w:divBdr>
    </w:div>
    <w:div w:id="1836720168">
      <w:bodyDiv w:val="1"/>
      <w:marLeft w:val="0"/>
      <w:marRight w:val="0"/>
      <w:marTop w:val="0"/>
      <w:marBottom w:val="0"/>
      <w:divBdr>
        <w:top w:val="none" w:sz="0" w:space="0" w:color="auto"/>
        <w:left w:val="none" w:sz="0" w:space="0" w:color="auto"/>
        <w:bottom w:val="none" w:sz="0" w:space="0" w:color="auto"/>
        <w:right w:val="none" w:sz="0" w:space="0" w:color="auto"/>
      </w:divBdr>
      <w:divsChild>
        <w:div w:id="100491644">
          <w:marLeft w:val="0"/>
          <w:marRight w:val="0"/>
          <w:marTop w:val="0"/>
          <w:marBottom w:val="0"/>
          <w:divBdr>
            <w:top w:val="none" w:sz="0" w:space="0" w:color="auto"/>
            <w:left w:val="none" w:sz="0" w:space="0" w:color="auto"/>
            <w:bottom w:val="none" w:sz="0" w:space="0" w:color="auto"/>
            <w:right w:val="none" w:sz="0" w:space="0" w:color="auto"/>
          </w:divBdr>
        </w:div>
        <w:div w:id="450326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microsoft.com/office/2018/08/relationships/commentsExtensible" Target="commentsExtensible.xm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microsoft.com/office/2016/09/relationships/commentsIds" Target="commentsIds.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_rels/foot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B0E89-B21F-4766-825E-D40822945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8300</Words>
  <Characters>52297</Characters>
  <Application>Microsoft Office Word</Application>
  <DocSecurity>0</DocSecurity>
  <Lines>435</Lines>
  <Paragraphs>120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Bime</vt:lpstr>
      <vt:lpstr>Vorlage Bime</vt:lpstr>
    </vt:vector>
  </TitlesOfParts>
  <Company>Uni Bremen, FG04, FB05</Company>
  <LinksUpToDate>false</LinksUpToDate>
  <CharactersWithSpaces>60477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Bime</dc:title>
  <dc:subject/>
  <dc:creator>Pegel</dc:creator>
  <cp:keywords/>
  <dc:description/>
  <cp:lastModifiedBy>Zelgai Nemati</cp:lastModifiedBy>
  <cp:revision>334</cp:revision>
  <cp:lastPrinted>2022-03-22T13:50:00Z</cp:lastPrinted>
  <dcterms:created xsi:type="dcterms:W3CDTF">2021-12-19T11:06:00Z</dcterms:created>
  <dcterms:modified xsi:type="dcterms:W3CDTF">2022-03-22T13:51:00Z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Bachelorarbeit</vt:lpwstr>
  </property>
  <property fmtid="{D5CDD505-2E9C-101B-9397-08002B2CF9AE}" pid="3" name="CitaviDocumentProperty_0">
    <vt:lpwstr>c9f99510-bda1-4bdd-bf54-e23feaea5bc2</vt:lpwstr>
  </property>
  <property fmtid="{D5CDD505-2E9C-101B-9397-08002B2CF9AE}" pid="4" name="CitaviDocumentProperty_1">
    <vt:lpwstr>6.11.0.0</vt:lpwstr>
  </property>
  <property fmtid="{D5CDD505-2E9C-101B-9397-08002B2CF9AE}" pid="5" name="CitaviDocumentProperty_8">
    <vt:lpwstr>CloudProjectKey=org6atcnul21kn9nu3fgvqibh54u8x1st15e6g5mft7kebb; ProjectName=Bachelorarbeit</vt:lpwstr>
  </property>
</Properties>
</file>